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18DA662F" w14:textId="77777777" w:rsidR="008B55AA" w:rsidRPr="002C1C62" w:rsidRDefault="008E0347" w:rsidP="008E0347">
      <w:pPr>
        <w:tabs>
          <w:tab w:val="left" w:pos="1029"/>
          <w:tab w:val="right" w:pos="9638"/>
        </w:tabs>
        <w:spacing w:after="240"/>
        <w:jc w:val="left"/>
        <w:rPr>
          <w:rFonts w:asciiTheme="minorHAnsi" w:hAnsiTheme="minorHAnsi" w:cstheme="minorHAnsi"/>
          <w:color w:val="auto"/>
          <w:sz w:val="28"/>
          <w:szCs w:val="32"/>
        </w:rPr>
      </w:pPr>
      <w:r w:rsidRPr="002C1C62">
        <w:rPr>
          <w:rFonts w:asciiTheme="minorHAnsi" w:hAnsiTheme="minorHAnsi" w:cstheme="minorHAnsi"/>
          <w:sz w:val="24"/>
          <w:szCs w:val="30"/>
        </w:rPr>
        <w:tab/>
      </w:r>
      <w:r w:rsidRPr="002C1C62">
        <w:rPr>
          <w:rFonts w:asciiTheme="minorHAnsi" w:hAnsiTheme="minorHAnsi" w:cstheme="minorHAnsi"/>
          <w:sz w:val="24"/>
          <w:szCs w:val="30"/>
        </w:rPr>
        <w:tab/>
      </w:r>
      <w:r w:rsidR="00932245" w:rsidRPr="002C1C62">
        <w:rPr>
          <w:rFonts w:asciiTheme="minorHAnsi" w:hAnsiTheme="minorHAnsi" w:cstheme="minorHAnsi"/>
          <w:color w:val="FFFFFF"/>
          <w:sz w:val="24"/>
          <w:szCs w:val="30"/>
        </w:rPr>
        <w:t>Révisions :</w:t>
      </w:r>
      <w:r w:rsidR="00932245" w:rsidRPr="002C1C62">
        <w:rPr>
          <w:rFonts w:asciiTheme="minorHAnsi" w:hAnsiTheme="minorHAnsi" w:cstheme="minorHAnsi"/>
          <w:sz w:val="28"/>
          <w:szCs w:val="32"/>
        </w:rPr>
        <w:t xml:space="preserve"> </w:t>
      </w:r>
      <w:r w:rsidR="00AB0079" w:rsidRPr="002C1C62">
        <w:rPr>
          <w:rFonts w:asciiTheme="minorHAnsi" w:hAnsiTheme="minorHAnsi" w:cstheme="minorHAnsi"/>
          <w:sz w:val="28"/>
          <w:szCs w:val="32"/>
        </w:rPr>
        <w:t xml:space="preserve">                  </w:t>
      </w:r>
      <w:r w:rsidR="00D4706C" w:rsidRPr="002C1C62">
        <w:rPr>
          <w:rFonts w:asciiTheme="minorHAnsi" w:hAnsiTheme="minorHAnsi" w:cstheme="minorHAnsi"/>
          <w:noProof/>
        </w:rPr>
        <w:drawing>
          <wp:anchor distT="0" distB="0" distL="114300" distR="114300" simplePos="0" relativeHeight="251651584" behindDoc="0" locked="0" layoutInCell="1" allowOverlap="1" wp14:anchorId="7321BE00" wp14:editId="7082E96D">
            <wp:simplePos x="0" y="0"/>
            <wp:positionH relativeFrom="margin">
              <wp:align>right</wp:align>
            </wp:positionH>
            <wp:positionV relativeFrom="margin">
              <wp:align>bottom</wp:align>
            </wp:positionV>
            <wp:extent cx="1968500" cy="622300"/>
            <wp:effectExtent l="0" t="0" r="0" b="0"/>
            <wp:wrapSquare wrapText="bothSides"/>
            <wp:docPr id="19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8500" cy="622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B0079" w:rsidRPr="002C1C62">
        <w:rPr>
          <w:rFonts w:asciiTheme="minorHAnsi" w:hAnsiTheme="minorHAnsi" w:cstheme="minorHAnsi"/>
          <w:sz w:val="28"/>
          <w:szCs w:val="32"/>
        </w:rPr>
        <w:t xml:space="preserve"> </w:t>
      </w:r>
    </w:p>
    <w:tbl>
      <w:tblPr>
        <w:tblpPr w:leftFromText="141" w:rightFromText="141" w:vertAnchor="text" w:horzAnchor="margin" w:tblpXSpec="right" w:tblpY="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762"/>
        <w:gridCol w:w="762"/>
        <w:gridCol w:w="762"/>
        <w:gridCol w:w="762"/>
        <w:gridCol w:w="762"/>
        <w:gridCol w:w="762"/>
      </w:tblGrid>
      <w:tr w:rsidR="00645912" w:rsidRPr="002C1C62" w14:paraId="673DF82A" w14:textId="77777777" w:rsidTr="004C35EF">
        <w:trPr>
          <w:trHeight w:val="483"/>
        </w:trPr>
        <w:tc>
          <w:tcPr>
            <w:tcW w:w="762" w:type="dxa"/>
            <w:tcBorders>
              <w:top w:val="single" w:sz="12" w:space="0" w:color="4CAADB"/>
              <w:left w:val="single" w:sz="12" w:space="0" w:color="4CAADB"/>
              <w:bottom w:val="single" w:sz="12" w:space="0" w:color="4CAADB"/>
              <w:right w:val="single" w:sz="12" w:space="0" w:color="4CAADB"/>
            </w:tcBorders>
            <w:shd w:val="clear" w:color="auto" w:fill="FFFFFF"/>
            <w:vAlign w:val="center"/>
          </w:tcPr>
          <w:p w14:paraId="0D8EDF10" w14:textId="77777777" w:rsidR="00932245" w:rsidRPr="002C1C62" w:rsidRDefault="00932245" w:rsidP="004C35EF">
            <w:pPr>
              <w:ind w:right="-283"/>
              <w:rPr>
                <w:rFonts w:asciiTheme="minorHAnsi" w:hAnsiTheme="minorHAnsi" w:cstheme="minorHAnsi"/>
                <w:szCs w:val="18"/>
              </w:rPr>
            </w:pPr>
          </w:p>
        </w:tc>
        <w:tc>
          <w:tcPr>
            <w:tcW w:w="762" w:type="dxa"/>
            <w:tcBorders>
              <w:top w:val="single" w:sz="12" w:space="0" w:color="4CAADB"/>
              <w:left w:val="single" w:sz="12" w:space="0" w:color="4CAADB"/>
              <w:bottom w:val="single" w:sz="12" w:space="0" w:color="4CAADB"/>
              <w:right w:val="single" w:sz="12" w:space="0" w:color="4CAADB"/>
            </w:tcBorders>
            <w:shd w:val="clear" w:color="auto" w:fill="FFFFFF"/>
            <w:vAlign w:val="center"/>
          </w:tcPr>
          <w:p w14:paraId="3D100EF4" w14:textId="77777777" w:rsidR="00932245" w:rsidRPr="002C1C62" w:rsidRDefault="00932245" w:rsidP="004C35EF">
            <w:pPr>
              <w:ind w:right="-295"/>
              <w:rPr>
                <w:rFonts w:asciiTheme="minorHAnsi" w:hAnsiTheme="minorHAnsi" w:cstheme="minorHAnsi"/>
                <w:szCs w:val="18"/>
              </w:rPr>
            </w:pPr>
          </w:p>
        </w:tc>
        <w:tc>
          <w:tcPr>
            <w:tcW w:w="762" w:type="dxa"/>
            <w:tcBorders>
              <w:top w:val="single" w:sz="12" w:space="0" w:color="4CAADB"/>
              <w:left w:val="single" w:sz="12" w:space="0" w:color="4CAADB"/>
              <w:bottom w:val="single" w:sz="12" w:space="0" w:color="4CAADB"/>
              <w:right w:val="single" w:sz="12" w:space="0" w:color="4CAADB"/>
            </w:tcBorders>
            <w:shd w:val="clear" w:color="auto" w:fill="FFFFFF"/>
            <w:vAlign w:val="center"/>
          </w:tcPr>
          <w:p w14:paraId="2C1A6B94" w14:textId="77777777" w:rsidR="00932245" w:rsidRPr="002C1C62" w:rsidRDefault="00932245" w:rsidP="004C35EF">
            <w:pPr>
              <w:ind w:right="-295"/>
              <w:rPr>
                <w:rFonts w:asciiTheme="minorHAnsi" w:hAnsiTheme="minorHAnsi" w:cstheme="minorHAnsi"/>
                <w:szCs w:val="18"/>
              </w:rPr>
            </w:pPr>
          </w:p>
        </w:tc>
        <w:tc>
          <w:tcPr>
            <w:tcW w:w="762" w:type="dxa"/>
            <w:tcBorders>
              <w:top w:val="single" w:sz="12" w:space="0" w:color="4CAADB"/>
              <w:left w:val="single" w:sz="12" w:space="0" w:color="4CAADB"/>
              <w:bottom w:val="single" w:sz="12" w:space="0" w:color="4CAADB"/>
              <w:right w:val="single" w:sz="12" w:space="0" w:color="4CAADB"/>
            </w:tcBorders>
            <w:shd w:val="clear" w:color="auto" w:fill="FFFFFF"/>
            <w:vAlign w:val="center"/>
          </w:tcPr>
          <w:p w14:paraId="0C9DC471" w14:textId="77777777" w:rsidR="00932245" w:rsidRPr="002C1C62" w:rsidRDefault="00932245" w:rsidP="004C35EF">
            <w:pPr>
              <w:ind w:right="-295"/>
              <w:rPr>
                <w:rFonts w:asciiTheme="minorHAnsi" w:hAnsiTheme="minorHAnsi" w:cstheme="minorHAnsi"/>
                <w:szCs w:val="18"/>
              </w:rPr>
            </w:pPr>
          </w:p>
        </w:tc>
        <w:tc>
          <w:tcPr>
            <w:tcW w:w="762" w:type="dxa"/>
            <w:tcBorders>
              <w:top w:val="single" w:sz="12" w:space="0" w:color="4CAADB"/>
              <w:left w:val="single" w:sz="12" w:space="0" w:color="4CAADB"/>
              <w:bottom w:val="single" w:sz="12" w:space="0" w:color="4CAADB"/>
              <w:right w:val="single" w:sz="12" w:space="0" w:color="4CAADB"/>
            </w:tcBorders>
            <w:shd w:val="clear" w:color="auto" w:fill="FFFFFF"/>
            <w:vAlign w:val="center"/>
          </w:tcPr>
          <w:p w14:paraId="1B85D4F5" w14:textId="77777777" w:rsidR="00932245" w:rsidRPr="002C1C62" w:rsidRDefault="00932245" w:rsidP="004C35EF">
            <w:pPr>
              <w:ind w:right="-295"/>
              <w:rPr>
                <w:rFonts w:asciiTheme="minorHAnsi" w:hAnsiTheme="minorHAnsi" w:cstheme="minorHAnsi"/>
                <w:szCs w:val="18"/>
              </w:rPr>
            </w:pPr>
          </w:p>
        </w:tc>
        <w:tc>
          <w:tcPr>
            <w:tcW w:w="762" w:type="dxa"/>
            <w:tcBorders>
              <w:top w:val="single" w:sz="12" w:space="0" w:color="4CAADB"/>
              <w:left w:val="single" w:sz="12" w:space="0" w:color="4CAADB"/>
              <w:bottom w:val="single" w:sz="12" w:space="0" w:color="4CAADB"/>
              <w:right w:val="single" w:sz="12" w:space="0" w:color="4CAADB"/>
            </w:tcBorders>
            <w:shd w:val="clear" w:color="auto" w:fill="FFFFFF"/>
            <w:vAlign w:val="center"/>
          </w:tcPr>
          <w:p w14:paraId="78476D6D" w14:textId="77777777" w:rsidR="00932245" w:rsidRPr="002C1C62" w:rsidRDefault="00932245" w:rsidP="004C35EF">
            <w:pPr>
              <w:ind w:right="-295"/>
              <w:rPr>
                <w:rFonts w:asciiTheme="minorHAnsi" w:hAnsiTheme="minorHAnsi" w:cstheme="minorHAnsi"/>
                <w:szCs w:val="18"/>
              </w:rPr>
            </w:pPr>
          </w:p>
        </w:tc>
      </w:tr>
    </w:tbl>
    <w:p w14:paraId="4F664FFA" w14:textId="77777777" w:rsidR="009E3F20" w:rsidRPr="002C1C62" w:rsidRDefault="009E3F20" w:rsidP="00761BBD">
      <w:pPr>
        <w:rPr>
          <w:rFonts w:asciiTheme="minorHAnsi" w:hAnsiTheme="minorHAnsi" w:cstheme="minorHAnsi"/>
          <w:noProof/>
          <w:color w:val="BFBFBF"/>
          <w:sz w:val="36"/>
        </w:rPr>
      </w:pPr>
    </w:p>
    <w:p w14:paraId="2317192A" w14:textId="77777777" w:rsidR="004F6CE8" w:rsidRPr="002C1C62" w:rsidRDefault="00D4706C" w:rsidP="004A1AE6">
      <w:pPr>
        <w:tabs>
          <w:tab w:val="left" w:pos="3275"/>
        </w:tabs>
        <w:rPr>
          <w:rFonts w:asciiTheme="minorHAnsi" w:hAnsiTheme="minorHAnsi" w:cstheme="minorHAnsi"/>
          <w:noProof/>
          <w:color w:val="BFBFBF"/>
          <w:sz w:val="36"/>
        </w:rPr>
      </w:pPr>
      <w:r w:rsidRPr="002C1C62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6941FC4C" wp14:editId="2378D9A3">
                <wp:simplePos x="0" y="0"/>
                <wp:positionH relativeFrom="column">
                  <wp:posOffset>-193040</wp:posOffset>
                </wp:positionH>
                <wp:positionV relativeFrom="paragraph">
                  <wp:posOffset>100330</wp:posOffset>
                </wp:positionV>
                <wp:extent cx="2173605" cy="490220"/>
                <wp:effectExtent l="19050" t="19050" r="0" b="5080"/>
                <wp:wrapNone/>
                <wp:docPr id="18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>
                        <a:xfrm>
                          <a:off x="0" y="0"/>
                          <a:ext cx="2173605" cy="490220"/>
                        </a:xfrm>
                        <a:prstGeom prst="rect">
                          <a:avLst/>
                        </a:prstGeom>
                        <a:solidFill>
                          <a:srgbClr val="DDDDDD"/>
                        </a:solidFill>
                        <a:ln w="31750" cap="sq" cmpd="sng" algn="ctr">
                          <a:solidFill>
                            <a:sysClr val="window" lastClr="FFFFFF"/>
                          </a:solidFill>
                          <a:prstDash val="solid"/>
                          <a:round/>
                        </a:ln>
                        <a:effectLst/>
                      </wps:spPr>
                      <wps:txbx>
                        <w:txbxContent>
                          <w:p w14:paraId="16923E2E" w14:textId="5A090A02" w:rsidR="00857275" w:rsidRPr="005C6C9D" w:rsidRDefault="00CF3119" w:rsidP="00857275">
                            <w:pPr>
                              <w:rPr>
                                <w:rFonts w:ascii="Clash Display Semibold" w:hAnsi="Clash Display Semibold"/>
                                <w:b/>
                                <w:bCs/>
                                <w:color w:val="241E3F"/>
                                <w:szCs w:val="42"/>
                              </w:rPr>
                            </w:pPr>
                            <w:r w:rsidRPr="005C6C9D">
                              <w:rPr>
                                <w:rFonts w:ascii="Matter SemiBold" w:hAnsi="Matter SemiBold"/>
                                <w:b/>
                                <w:bCs/>
                                <w:color w:val="241E3F"/>
                                <w:szCs w:val="18"/>
                              </w:rPr>
                              <w:t>UNIVERSITÉ PARIS</w:t>
                            </w:r>
                            <w:r>
                              <w:rPr>
                                <w:rFonts w:ascii="Matter SemiBold" w:hAnsi="Matter SemiBold"/>
                                <w:b/>
                                <w:bCs/>
                                <w:color w:val="241E3F"/>
                                <w:szCs w:val="18"/>
                              </w:rPr>
                              <w:t>-EST-CRÉTEIL</w:t>
                            </w:r>
                            <w:r w:rsidRPr="00CF3119">
                              <w:rPr>
                                <w:b/>
                                <w:bCs/>
                                <w:color w:val="241E3F"/>
                                <w:szCs w:val="18"/>
                              </w:rPr>
                              <w:t xml:space="preserve"> </w:t>
                            </w:r>
                            <w:r w:rsidRPr="005C6C9D">
                              <w:rPr>
                                <w:color w:val="241E3F"/>
                                <w:szCs w:val="18"/>
                              </w:rPr>
                              <w:t xml:space="preserve">    </w:t>
                            </w:r>
                            <w:r w:rsidR="00F910E6" w:rsidRPr="005C6C9D">
                              <w:rPr>
                                <w:color w:val="241E3F"/>
                                <w:szCs w:val="18"/>
                              </w:rPr>
                              <w:t xml:space="preserve"> </w:t>
                            </w:r>
                          </w:p>
                          <w:p w14:paraId="03683B43" w14:textId="1BB1E788" w:rsidR="00857275" w:rsidRPr="005C6C9D" w:rsidRDefault="00857275" w:rsidP="00857275">
                            <w:pPr>
                              <w:rPr>
                                <w:color w:val="241E3F"/>
                              </w:rPr>
                            </w:pPr>
                            <w:r w:rsidRPr="005C6C9D">
                              <w:rPr>
                                <w:color w:val="241E3F"/>
                              </w:rPr>
                              <w:t>202</w:t>
                            </w:r>
                            <w:ins w:id="0" w:author="Cyril Wisa" w:date="2025-12-28T18:53:00Z" w16du:dateUtc="2025-12-28T17:53:00Z">
                              <w:r w:rsidR="00473C42">
                                <w:rPr>
                                  <w:color w:val="241E3F"/>
                                </w:rPr>
                                <w:t>5</w:t>
                              </w:r>
                            </w:ins>
                            <w:del w:id="1" w:author="Cyril Wisa" w:date="2025-12-28T18:53:00Z" w16du:dateUtc="2025-12-28T17:53:00Z">
                              <w:r w:rsidR="00CF3119" w:rsidDel="00473C42">
                                <w:rPr>
                                  <w:color w:val="241E3F"/>
                                </w:rPr>
                                <w:delText>4</w:delText>
                              </w:r>
                            </w:del>
                            <w:r w:rsidRPr="005C6C9D">
                              <w:rPr>
                                <w:color w:val="241E3F"/>
                              </w:rPr>
                              <w:t xml:space="preserve"> - 202</w:t>
                            </w:r>
                            <w:ins w:id="2" w:author="Cyril Wisa" w:date="2025-12-28T18:53:00Z" w16du:dateUtc="2025-12-28T17:53:00Z">
                              <w:r w:rsidR="00473C42">
                                <w:rPr>
                                  <w:color w:val="241E3F"/>
                                </w:rPr>
                                <w:t>6</w:t>
                              </w:r>
                            </w:ins>
                            <w:del w:id="3" w:author="Cyril Wisa" w:date="2025-12-28T18:53:00Z" w16du:dateUtc="2025-12-28T17:53:00Z">
                              <w:r w:rsidR="00CF3119" w:rsidDel="00473C42">
                                <w:rPr>
                                  <w:color w:val="241E3F"/>
                                </w:rPr>
                                <w:delText>5</w:delText>
                              </w:r>
                            </w:del>
                          </w:p>
                          <w:p w14:paraId="50B636EE" w14:textId="77777777" w:rsidR="00857275" w:rsidRPr="004F54C3" w:rsidRDefault="00857275" w:rsidP="00857275">
                            <w:pPr>
                              <w:rPr>
                                <w:color w:val="4CAADB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72000" rIns="91440" bIns="72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41FC4C" id="Rectangle 18" o:spid="_x0000_s1026" style="position:absolute;left:0;text-align:left;margin-left:-15.2pt;margin-top:7.9pt;width:171.15pt;height:38.6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" fillcolor="#ddd" strokecolor="window" strokeweight="2.5pt">
                <v:stroke joinstyle="round" endcap="square"/>
                <v:textbox inset=",2mm,,2mm">
                  <w:txbxContent>
                    <w:p w14:paraId="16923E2E" w14:textId="5A090A02" w:rsidR="00857275" w:rsidRPr="005C6C9D" w:rsidRDefault="00CF3119" w:rsidP="00857275">
                      <w:pPr>
                        <w:rPr>
                          <w:rFonts w:ascii="Clash Display Semibold" w:hAnsi="Clash Display Semibold"/>
                          <w:b/>
                          <w:bCs/>
                          <w:color w:val="241E3F"/>
                          <w:szCs w:val="42"/>
                        </w:rPr>
                      </w:pPr>
                      <w:r w:rsidRPr="005C6C9D">
                        <w:rPr>
                          <w:rFonts w:ascii="Matter SemiBold" w:hAnsi="Matter SemiBold"/>
                          <w:b/>
                          <w:bCs/>
                          <w:color w:val="241E3F"/>
                          <w:szCs w:val="18"/>
                        </w:rPr>
                        <w:t>UNIVERSITÉ PARIS</w:t>
                      </w:r>
                      <w:r>
                        <w:rPr>
                          <w:rFonts w:ascii="Matter SemiBold" w:hAnsi="Matter SemiBold"/>
                          <w:b/>
                          <w:bCs/>
                          <w:color w:val="241E3F"/>
                          <w:szCs w:val="18"/>
                        </w:rPr>
                        <w:t>-EST-CRÉTEIL</w:t>
                      </w:r>
                      <w:r w:rsidRPr="00CF3119">
                        <w:rPr>
                          <w:b/>
                          <w:bCs/>
                          <w:color w:val="241E3F"/>
                          <w:szCs w:val="18"/>
                        </w:rPr>
                        <w:t xml:space="preserve"> </w:t>
                      </w:r>
                      <w:r w:rsidRPr="005C6C9D">
                        <w:rPr>
                          <w:color w:val="241E3F"/>
                          <w:szCs w:val="18"/>
                        </w:rPr>
                        <w:t xml:space="preserve">    </w:t>
                      </w:r>
                      <w:r w:rsidR="00F910E6" w:rsidRPr="005C6C9D">
                        <w:rPr>
                          <w:color w:val="241E3F"/>
                          <w:szCs w:val="18"/>
                        </w:rPr>
                        <w:t xml:space="preserve"> </w:t>
                      </w:r>
                    </w:p>
                    <w:p w14:paraId="03683B43" w14:textId="1BB1E788" w:rsidR="00857275" w:rsidRPr="005C6C9D" w:rsidRDefault="00857275" w:rsidP="00857275">
                      <w:pPr>
                        <w:rPr>
                          <w:color w:val="241E3F"/>
                        </w:rPr>
                      </w:pPr>
                      <w:r w:rsidRPr="005C6C9D">
                        <w:rPr>
                          <w:color w:val="241E3F"/>
                        </w:rPr>
                        <w:t>202</w:t>
                      </w:r>
                      <w:ins w:id="4" w:author="Cyril Wisa" w:date="2025-12-28T18:53:00Z" w16du:dateUtc="2025-12-28T17:53:00Z">
                        <w:r w:rsidR="00473C42">
                          <w:rPr>
                            <w:color w:val="241E3F"/>
                          </w:rPr>
                          <w:t>5</w:t>
                        </w:r>
                      </w:ins>
                      <w:del w:id="5" w:author="Cyril Wisa" w:date="2025-12-28T18:53:00Z" w16du:dateUtc="2025-12-28T17:53:00Z">
                        <w:r w:rsidR="00CF3119" w:rsidDel="00473C42">
                          <w:rPr>
                            <w:color w:val="241E3F"/>
                          </w:rPr>
                          <w:delText>4</w:delText>
                        </w:r>
                      </w:del>
                      <w:r w:rsidRPr="005C6C9D">
                        <w:rPr>
                          <w:color w:val="241E3F"/>
                        </w:rPr>
                        <w:t xml:space="preserve"> - 202</w:t>
                      </w:r>
                      <w:ins w:id="6" w:author="Cyril Wisa" w:date="2025-12-28T18:53:00Z" w16du:dateUtc="2025-12-28T17:53:00Z">
                        <w:r w:rsidR="00473C42">
                          <w:rPr>
                            <w:color w:val="241E3F"/>
                          </w:rPr>
                          <w:t>6</w:t>
                        </w:r>
                      </w:ins>
                      <w:del w:id="7" w:author="Cyril Wisa" w:date="2025-12-28T18:53:00Z" w16du:dateUtc="2025-12-28T17:53:00Z">
                        <w:r w:rsidR="00CF3119" w:rsidDel="00473C42">
                          <w:rPr>
                            <w:color w:val="241E3F"/>
                          </w:rPr>
                          <w:delText>5</w:delText>
                        </w:r>
                      </w:del>
                    </w:p>
                    <w:p w14:paraId="50B636EE" w14:textId="77777777" w:rsidR="00857275" w:rsidRPr="004F54C3" w:rsidRDefault="00857275" w:rsidP="00857275">
                      <w:pPr>
                        <w:rPr>
                          <w:color w:val="4CAADB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2C1C62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6E41F683" wp14:editId="739AF78C">
                <wp:simplePos x="0" y="0"/>
                <wp:positionH relativeFrom="column">
                  <wp:posOffset>-199390</wp:posOffset>
                </wp:positionH>
                <wp:positionV relativeFrom="paragraph">
                  <wp:posOffset>99060</wp:posOffset>
                </wp:positionV>
                <wp:extent cx="1960245" cy="490220"/>
                <wp:effectExtent l="19050" t="19050" r="1905" b="5080"/>
                <wp:wrapNone/>
                <wp:docPr id="17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>
                        <a:xfrm>
                          <a:off x="0" y="0"/>
                          <a:ext cx="1960245" cy="490220"/>
                        </a:xfrm>
                        <a:prstGeom prst="rect">
                          <a:avLst/>
                        </a:prstGeom>
                        <a:solidFill>
                          <a:srgbClr val="DDDDDD"/>
                        </a:solidFill>
                        <a:ln w="31750" cap="sq" cmpd="sng" algn="ctr">
                          <a:solidFill>
                            <a:sysClr val="window" lastClr="FFFFFF"/>
                          </a:solidFill>
                          <a:prstDash val="solid"/>
                          <a:round/>
                        </a:ln>
                        <a:effectLst/>
                      </wps:spPr>
                      <wps:txbx>
                        <w:txbxContent>
                          <w:p w14:paraId="6004E136" w14:textId="77777777" w:rsidR="008E0347" w:rsidRPr="005C6C9D" w:rsidRDefault="008E0347" w:rsidP="008E0347">
                            <w:pPr>
                              <w:rPr>
                                <w:rFonts w:ascii="Clash Display Semibold" w:hAnsi="Clash Display Semibold"/>
                                <w:b/>
                                <w:bCs/>
                                <w:color w:val="241E3F"/>
                                <w:szCs w:val="42"/>
                              </w:rPr>
                            </w:pPr>
                            <w:r w:rsidRPr="005C6C9D">
                              <w:rPr>
                                <w:rFonts w:ascii="Clash Display Semibold" w:hAnsi="Clash Display Semibold"/>
                                <w:b/>
                                <w:bCs/>
                                <w:color w:val="241E3F"/>
                                <w:szCs w:val="42"/>
                              </w:rPr>
                              <w:t>UNIVERSITÉ DE PARIS</w:t>
                            </w:r>
                          </w:p>
                          <w:p w14:paraId="3640AF0E" w14:textId="77777777" w:rsidR="008E0347" w:rsidRPr="005C6C9D" w:rsidRDefault="008E0347" w:rsidP="008E0347">
                            <w:pPr>
                              <w:rPr>
                                <w:color w:val="241E3F"/>
                              </w:rPr>
                            </w:pPr>
                            <w:r w:rsidRPr="005C6C9D">
                              <w:rPr>
                                <w:color w:val="241E3F"/>
                              </w:rPr>
                              <w:t>2022 - 2023</w:t>
                            </w:r>
                          </w:p>
                          <w:p w14:paraId="6A888F24" w14:textId="77777777" w:rsidR="008E0347" w:rsidRPr="004F54C3" w:rsidRDefault="008E0347">
                            <w:pPr>
                              <w:rPr>
                                <w:color w:val="4CAADB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72000" rIns="91440" bIns="72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41F683" id="Rectangle 17" o:spid="_x0000_s1027" style="position:absolute;left:0;text-align:left;margin-left:-15.7pt;margin-top:7.8pt;width:154.35pt;height:38.6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" fillcolor="#ddd" strokecolor="window" strokeweight="2.5pt">
                <v:stroke joinstyle="round" endcap="square"/>
                <v:textbox inset=",2mm,,2mm">
                  <w:txbxContent>
                    <w:p w14:paraId="6004E136" w14:textId="77777777" w:rsidR="008E0347" w:rsidRPr="005C6C9D" w:rsidRDefault="008E0347" w:rsidP="008E0347">
                      <w:pPr>
                        <w:rPr>
                          <w:rFonts w:ascii="Clash Display Semibold" w:hAnsi="Clash Display Semibold"/>
                          <w:b/>
                          <w:bCs/>
                          <w:color w:val="241E3F"/>
                          <w:szCs w:val="42"/>
                        </w:rPr>
                      </w:pPr>
                      <w:r w:rsidRPr="005C6C9D">
                        <w:rPr>
                          <w:rFonts w:ascii="Clash Display Semibold" w:hAnsi="Clash Display Semibold"/>
                          <w:b/>
                          <w:bCs/>
                          <w:color w:val="241E3F"/>
                          <w:szCs w:val="42"/>
                        </w:rPr>
                        <w:t>UNIVERSITÉ DE PARIS</w:t>
                      </w:r>
                    </w:p>
                    <w:p w14:paraId="3640AF0E" w14:textId="77777777" w:rsidR="008E0347" w:rsidRPr="005C6C9D" w:rsidRDefault="008E0347" w:rsidP="008E0347">
                      <w:pPr>
                        <w:rPr>
                          <w:color w:val="241E3F"/>
                        </w:rPr>
                      </w:pPr>
                      <w:r w:rsidRPr="005C6C9D">
                        <w:rPr>
                          <w:color w:val="241E3F"/>
                        </w:rPr>
                        <w:t>2022 - 2023</w:t>
                      </w:r>
                    </w:p>
                    <w:p w14:paraId="6A888F24" w14:textId="77777777" w:rsidR="008E0347" w:rsidRPr="004F54C3" w:rsidRDefault="008E0347">
                      <w:pPr>
                        <w:rPr>
                          <w:color w:val="4CAADB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2C1C62">
        <w:rPr>
          <w:rFonts w:asciiTheme="minorHAnsi" w:hAnsiTheme="minorHAnsi" w:cstheme="minorHAnsi"/>
          <w:noProof/>
        </w:rPr>
        <w:drawing>
          <wp:anchor distT="0" distB="0" distL="114300" distR="114300" simplePos="0" relativeHeight="251662848" behindDoc="1" locked="1" layoutInCell="1" allowOverlap="1" wp14:anchorId="1B17AEB9" wp14:editId="7696A23B">
            <wp:simplePos x="0" y="0"/>
            <wp:positionH relativeFrom="column">
              <wp:posOffset>-720090</wp:posOffset>
            </wp:positionH>
            <wp:positionV relativeFrom="paragraph">
              <wp:posOffset>-1618615</wp:posOffset>
            </wp:positionV>
            <wp:extent cx="8415020" cy="1967865"/>
            <wp:effectExtent l="0" t="0" r="0" b="0"/>
            <wp:wrapNone/>
            <wp:docPr id="1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06" b="10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15020" cy="19678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EEC25B8" w14:textId="77777777" w:rsidR="00335BC9" w:rsidRDefault="00335BC9" w:rsidP="00335BC9">
      <w:pPr>
        <w:tabs>
          <w:tab w:val="left" w:pos="3275"/>
        </w:tabs>
        <w:rPr>
          <w:ins w:id="8" w:author="sam cornet" w:date="2025-03-17T21:49:00Z" w16du:dateUtc="2025-03-17T20:49:00Z"/>
          <w:rFonts w:asciiTheme="minorHAnsi" w:hAnsiTheme="minorHAnsi" w:cstheme="minorHAnsi"/>
          <w:color w:val="1F3864" w:themeColor="accent1" w:themeShade="80"/>
          <w:sz w:val="28"/>
          <w:szCs w:val="28"/>
        </w:rPr>
      </w:pPr>
    </w:p>
    <w:p w14:paraId="1C576635" w14:textId="77777777" w:rsidR="00335BC9" w:rsidRDefault="00335BC9" w:rsidP="00335BC9">
      <w:pPr>
        <w:tabs>
          <w:tab w:val="left" w:pos="3275"/>
        </w:tabs>
        <w:rPr>
          <w:ins w:id="9" w:author="sam cornet" w:date="2025-03-17T21:49:00Z" w16du:dateUtc="2025-03-17T20:49:00Z"/>
          <w:rFonts w:asciiTheme="minorHAnsi" w:hAnsiTheme="minorHAnsi" w:cstheme="minorHAnsi"/>
          <w:color w:val="1F3864" w:themeColor="accent1" w:themeShade="80"/>
          <w:sz w:val="28"/>
          <w:szCs w:val="28"/>
        </w:rPr>
      </w:pPr>
    </w:p>
    <w:p w14:paraId="333DC18D" w14:textId="3C40C878" w:rsidR="00335BC9" w:rsidRPr="00473C42" w:rsidRDefault="00335BC9" w:rsidP="00335BC9">
      <w:pPr>
        <w:tabs>
          <w:tab w:val="left" w:pos="3275"/>
        </w:tabs>
        <w:rPr>
          <w:ins w:id="10" w:author="sam cornet" w:date="2025-03-17T21:49:00Z" w16du:dateUtc="2025-03-17T20:49:00Z"/>
          <w:rFonts w:asciiTheme="minorHAnsi" w:hAnsiTheme="minorHAnsi" w:cstheme="minorHAnsi"/>
          <w:color w:val="1F3864" w:themeColor="accent1" w:themeShade="80"/>
          <w:sz w:val="36"/>
          <w:rPrChange w:id="11" w:author="Cyril Wisa" w:date="2025-12-28T18:54:00Z" w16du:dateUtc="2025-12-28T17:54:00Z">
            <w:rPr>
              <w:ins w:id="12" w:author="sam cornet" w:date="2025-03-17T21:49:00Z" w16du:dateUtc="2025-03-17T20:49:00Z"/>
              <w:rFonts w:asciiTheme="minorHAnsi" w:hAnsiTheme="minorHAnsi" w:cstheme="minorHAnsi"/>
              <w:color w:val="1F3864" w:themeColor="accent1" w:themeShade="80"/>
              <w:sz w:val="28"/>
              <w:szCs w:val="28"/>
            </w:rPr>
          </w:rPrChange>
        </w:rPr>
      </w:pPr>
      <w:ins w:id="13" w:author="sam cornet" w:date="2025-03-17T21:49:00Z" w16du:dateUtc="2025-03-17T20:49:00Z">
        <w:r w:rsidRPr="00473C42">
          <w:rPr>
            <w:rFonts w:asciiTheme="minorHAnsi" w:hAnsiTheme="minorHAnsi" w:cstheme="minorHAnsi"/>
            <w:color w:val="1F3864" w:themeColor="accent1" w:themeShade="80"/>
            <w:sz w:val="36"/>
            <w:rPrChange w:id="14" w:author="Cyril Wisa" w:date="2025-12-28T18:54:00Z" w16du:dateUtc="2025-12-28T17:54:00Z">
              <w:rPr>
                <w:rFonts w:asciiTheme="minorHAnsi" w:hAnsiTheme="minorHAnsi" w:cstheme="minorHAnsi"/>
                <w:color w:val="1F3864" w:themeColor="accent1" w:themeShade="80"/>
                <w:sz w:val="28"/>
                <w:szCs w:val="28"/>
              </w:rPr>
            </w:rPrChange>
          </w:rPr>
          <w:t>ECUE 10.1 – Squelette et motricité</w:t>
        </w:r>
      </w:ins>
    </w:p>
    <w:p w14:paraId="6337107E" w14:textId="77777777" w:rsidR="00335BC9" w:rsidRPr="004A0F0E" w:rsidRDefault="00335BC9" w:rsidP="00335BC9">
      <w:pPr>
        <w:tabs>
          <w:tab w:val="left" w:pos="3275"/>
        </w:tabs>
        <w:rPr>
          <w:ins w:id="15" w:author="sam cornet" w:date="2025-03-17T21:49:00Z" w16du:dateUtc="2025-03-17T20:49:00Z"/>
          <w:rFonts w:asciiTheme="minorHAnsi" w:hAnsiTheme="minorHAnsi" w:cstheme="minorHAnsi"/>
          <w:color w:val="44546A" w:themeColor="text2"/>
        </w:rPr>
      </w:pPr>
      <w:ins w:id="16" w:author="sam cornet" w:date="2025-03-17T21:49:00Z" w16du:dateUtc="2025-03-17T20:49:00Z">
        <w:r w:rsidRPr="00473C42">
          <w:rPr>
            <w:rFonts w:asciiTheme="minorHAnsi" w:hAnsiTheme="minorHAnsi" w:cstheme="minorHAnsi"/>
            <w:noProof/>
            <w:color w:val="1F3864" w:themeColor="accent1" w:themeShade="80"/>
            <w:sz w:val="36"/>
            <w:rPrChange w:id="17" w:author="Cyril Wisa" w:date="2025-12-28T18:54:00Z" w16du:dateUtc="2025-12-28T17:54:00Z">
              <w:rPr>
                <w:rFonts w:asciiTheme="minorHAnsi" w:hAnsiTheme="minorHAnsi" w:cstheme="minorHAnsi"/>
                <w:noProof/>
                <w:color w:val="1F3864" w:themeColor="accent1" w:themeShade="80"/>
              </w:rPr>
            </w:rPrChange>
          </w:rPr>
          <mc:AlternateContent>
            <mc:Choice Requires="wps">
              <w:drawing>
                <wp:anchor distT="4294967295" distB="4294967295" distL="114300" distR="114300" simplePos="0" relativeHeight="251665920" behindDoc="0" locked="0" layoutInCell="1" allowOverlap="1" wp14:anchorId="52809C8C" wp14:editId="2B027A7B">
                  <wp:simplePos x="0" y="0"/>
                  <wp:positionH relativeFrom="column">
                    <wp:posOffset>-817</wp:posOffset>
                  </wp:positionH>
                  <wp:positionV relativeFrom="paragraph">
                    <wp:posOffset>467904</wp:posOffset>
                  </wp:positionV>
                  <wp:extent cx="1767417" cy="2540"/>
                  <wp:effectExtent l="25400" t="25400" r="23495" b="22860"/>
                  <wp:wrapNone/>
                  <wp:docPr id="2084704944" name="Connecteur droit 208470494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>
                          <a:xfrm>
                            <a:off x="0" y="0"/>
                            <a:ext cx="1767417" cy="2540"/>
                          </a:xfrm>
                          <a:prstGeom prst="line">
                            <a:avLst/>
                          </a:prstGeom>
                          <a:noFill/>
                          <a:ln w="25400" cap="sq" cmpd="sng" algn="ctr">
                            <a:solidFill>
                              <a:srgbClr val="53ACDB"/>
                            </a:solidFill>
                            <a:prstDash val="solid"/>
                            <a:miter lim="800000"/>
                          </a:ln>
                          <a:effectLst>
                            <a:outerShdw sx="1000" sy="1000" algn="ctr" rotWithShape="0">
                              <a:srgbClr val="000000"/>
                            </a:outerShdw>
                            <a:softEdge rad="667"/>
                          </a:effectLst>
                        </wps:spPr>
                        <wps:bodyPr/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line w14:anchorId="68435088" id="Connecteur droit 2084704944" o:spid="_x0000_s1026" style="position:absolute;z-index:251665920;visibility:visible;mso-wrap-style:square;mso-width-percent:0;mso-height-percent:0;mso-wrap-distance-left:9pt;mso-wrap-distance-top:.ãmm;mso-wrap-distance-right:9pt;mso-wrap-distance-bottom:.ãmm;mso-position-horizontal:absolute;mso-position-horizontal-relative:text;mso-position-vertical:absolute;mso-position-vertical-relative:text;mso-width-percent:0;mso-height-percent:0;mso-width-relative:margin;mso-height-relative:page" from="-.05pt,36.85pt" to="139.1pt,3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" strokecolor="#53acdb" strokeweight="2pt">
                  <v:stroke joinstyle="miter" endcap="square"/>
                  <v:shadow on="t" type="perspective" color="black" offset="0,0" matrix="655f,,,655f"/>
                </v:line>
              </w:pict>
            </mc:Fallback>
          </mc:AlternateContent>
        </w:r>
        <w:r w:rsidRPr="00473C42">
          <w:rPr>
            <w:rFonts w:asciiTheme="minorHAnsi" w:hAnsiTheme="minorHAnsi" w:cstheme="minorHAnsi"/>
            <w:color w:val="1F3864" w:themeColor="accent1" w:themeShade="80"/>
            <w:sz w:val="36"/>
            <w:rPrChange w:id="18" w:author="Cyril Wisa" w:date="2025-12-28T18:54:00Z" w16du:dateUtc="2025-12-28T17:54:00Z">
              <w:rPr>
                <w:rFonts w:asciiTheme="minorHAnsi" w:hAnsiTheme="minorHAnsi" w:cstheme="minorHAnsi"/>
                <w:color w:val="1F3864" w:themeColor="accent1" w:themeShade="80"/>
                <w:sz w:val="28"/>
                <w:szCs w:val="28"/>
              </w:rPr>
            </w:rPrChange>
          </w:rPr>
          <w:t>Activité physique et santé selon les spécificités liées à l’âge</w:t>
        </w:r>
        <w:r w:rsidRPr="004A0F0E">
          <w:rPr>
            <w:rFonts w:asciiTheme="minorHAnsi" w:hAnsiTheme="minorHAnsi" w:cstheme="minorHAnsi"/>
            <w:color w:val="44546A" w:themeColor="text2"/>
          </w:rPr>
          <w:tab/>
        </w:r>
      </w:ins>
    </w:p>
    <w:p w14:paraId="482D36F3" w14:textId="14A3D692" w:rsidR="00857275" w:rsidRPr="002C1C62" w:rsidDel="00335BC9" w:rsidRDefault="00335BC9" w:rsidP="004A1AE6">
      <w:pPr>
        <w:spacing w:before="600" w:line="276" w:lineRule="auto"/>
        <w:rPr>
          <w:del w:id="19" w:author="sam cornet" w:date="2025-03-17T21:49:00Z" w16du:dateUtc="2025-03-17T20:49:00Z"/>
          <w:rFonts w:asciiTheme="minorHAnsi" w:hAnsiTheme="minorHAnsi" w:cstheme="minorHAnsi"/>
          <w:color w:val="241E3F"/>
          <w:sz w:val="36"/>
        </w:rPr>
      </w:pPr>
      <w:r w:rsidRPr="002C1C62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0BDAA607" wp14:editId="04065932">
                <wp:simplePos x="0" y="0"/>
                <wp:positionH relativeFrom="column">
                  <wp:posOffset>4471308</wp:posOffset>
                </wp:positionH>
                <wp:positionV relativeFrom="paragraph">
                  <wp:posOffset>233136</wp:posOffset>
                </wp:positionV>
                <wp:extent cx="1738207" cy="0"/>
                <wp:effectExtent l="0" t="12700" r="14605" b="12700"/>
                <wp:wrapNone/>
                <wp:docPr id="15" name="Connecteur droit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38207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53ACDB"/>
                          </a:solidFill>
                          <a:round/>
                          <a:headEnd/>
                          <a:tailEnd/>
                        </a:ln>
                        <a:effectLst>
                          <a:outerShdw sx="999" sy="999" algn="ctr" rotWithShape="0">
                            <a:srgbClr val="000000"/>
                          </a:outerShdw>
                        </a:effectLst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D1A7D74" id="Connecteur droit 6" o:spid="_x0000_s1026" style="position:absolute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from="352.05pt,18.35pt" to="488.9pt,1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" strokecolor="#53acdb" strokeweight="2pt">
                <v:shadow on="t" type="perspective" color="black" offset="0,0" matrix="655f,,,655f"/>
              </v:line>
            </w:pict>
          </mc:Fallback>
        </mc:AlternateContent>
      </w:r>
      <w:del w:id="20" w:author="sam cornet" w:date="2025-03-17T21:49:00Z" w16du:dateUtc="2025-03-17T20:49:00Z">
        <w:r w:rsidR="00AE7A07" w:rsidDel="00335BC9">
          <w:rPr>
            <w:rFonts w:asciiTheme="minorHAnsi" w:hAnsiTheme="minorHAnsi" w:cstheme="minorHAnsi"/>
            <w:color w:val="241E3F"/>
            <w:sz w:val="36"/>
          </w:rPr>
          <w:delText>Activité physique et santé selon les spécificités liées à l’âge</w:delText>
        </w:r>
      </w:del>
    </w:p>
    <w:p w14:paraId="09A1E830" w14:textId="0F719D15" w:rsidR="00857275" w:rsidRPr="002C1C62" w:rsidRDefault="004A1AE6" w:rsidP="00857275">
      <w:pPr>
        <w:pStyle w:val="TitreBleu-Diploma"/>
        <w:tabs>
          <w:tab w:val="center" w:pos="4960"/>
        </w:tabs>
        <w:ind w:left="0" w:right="-1"/>
        <w:jc w:val="left"/>
        <w:rPr>
          <w:rFonts w:asciiTheme="minorHAnsi" w:hAnsiTheme="minorHAnsi" w:cstheme="minorHAnsi"/>
          <w:sz w:val="44"/>
          <w:szCs w:val="44"/>
        </w:rPr>
      </w:pPr>
      <w:del w:id="21" w:author="sam cornet" w:date="2025-03-17T21:49:00Z" w16du:dateUtc="2025-03-17T20:49:00Z">
        <w:r w:rsidRPr="002C1C62" w:rsidDel="00335BC9">
          <w:rPr>
            <w:rFonts w:asciiTheme="minorHAnsi" w:hAnsiTheme="minorHAnsi" w:cstheme="minorHAnsi"/>
          </w:rPr>
          <mc:AlternateContent>
            <mc:Choice Requires="wps">
              <w:drawing>
                <wp:anchor distT="4294967295" distB="4294967295" distL="114300" distR="114300" simplePos="0" relativeHeight="251652608" behindDoc="0" locked="0" layoutInCell="1" allowOverlap="1" wp14:anchorId="0CAA3FCE" wp14:editId="51548B1C">
                  <wp:simplePos x="0" y="0"/>
                  <wp:positionH relativeFrom="column">
                    <wp:posOffset>-74507</wp:posOffset>
                  </wp:positionH>
                  <wp:positionV relativeFrom="paragraph">
                    <wp:posOffset>189653</wp:posOffset>
                  </wp:positionV>
                  <wp:extent cx="1767417" cy="2540"/>
                  <wp:effectExtent l="25400" t="25400" r="23495" b="22860"/>
                  <wp:wrapNone/>
                  <wp:docPr id="14" name="Connecteur droit 1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>
                          <a:xfrm>
                            <a:off x="0" y="0"/>
                            <a:ext cx="1767417" cy="2540"/>
                          </a:xfrm>
                          <a:prstGeom prst="line">
                            <a:avLst/>
                          </a:prstGeom>
                          <a:noFill/>
                          <a:ln w="25400" cap="sq" cmpd="sng" algn="ctr">
                            <a:solidFill>
                              <a:srgbClr val="53ACDB"/>
                            </a:solidFill>
                            <a:prstDash val="solid"/>
                            <a:miter lim="800000"/>
                          </a:ln>
                          <a:effectLst>
                            <a:outerShdw sx="1000" sy="1000" algn="ctr" rotWithShape="0">
                              <a:srgbClr val="000000"/>
                            </a:outerShdw>
                            <a:softEdge rad="667"/>
                          </a:effectLst>
                        </wps:spPr>
                        <wps:bodyPr/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line w14:anchorId="5A8E162F" id="Connecteur droit 14" o:spid="_x0000_s1026" style="position:absolute;z-index:251652608;visibility:visible;mso-wrap-style:square;mso-width-percent:0;mso-height-percent:0;mso-wrap-distance-left:9pt;mso-wrap-distance-top:.ãmm;mso-wrap-distance-right:9pt;mso-wrap-distance-bottom:.ãmm;mso-position-horizontal:absolute;mso-position-horizontal-relative:text;mso-position-vertical:absolute;mso-position-vertical-relative:text;mso-width-percent:0;mso-height-percent:0;mso-width-relative:margin;mso-height-relative:page" from="-5.85pt,14.95pt" to="133.3pt,1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" strokecolor="#53acdb" strokeweight="2pt">
                  <v:stroke joinstyle="miter" endcap="square"/>
                  <v:shadow on="t" type="perspective" color="black" offset="0,0" matrix="655f,,,655f"/>
                </v:line>
              </w:pict>
            </mc:Fallback>
          </mc:AlternateContent>
        </w:r>
      </w:del>
      <w:r w:rsidR="00697594" w:rsidRPr="002C1C62">
        <w:rPr>
          <w:rFonts w:asciiTheme="minorHAnsi" w:hAnsiTheme="minorHAnsi" w:cstheme="minorHAnsi"/>
        </w:rPr>
        <w:tab/>
      </w:r>
      <w:r w:rsidR="00857275" w:rsidRPr="002C1C62">
        <w:rPr>
          <w:rFonts w:asciiTheme="minorHAnsi" w:hAnsiTheme="minorHAnsi" w:cstheme="minorHAnsi"/>
          <w:sz w:val="44"/>
          <w:szCs w:val="44"/>
        </w:rPr>
        <w:t xml:space="preserve"> Fiche de cours N°</w:t>
      </w:r>
      <w:r w:rsidR="00AE7A07">
        <w:rPr>
          <w:rFonts w:asciiTheme="minorHAnsi" w:hAnsiTheme="minorHAnsi" w:cstheme="minorHAnsi"/>
          <w:sz w:val="44"/>
          <w:szCs w:val="44"/>
        </w:rPr>
        <w:t>4</w:t>
      </w:r>
    </w:p>
    <w:p w14:paraId="23554019" w14:textId="5BF9A548" w:rsidR="00857275" w:rsidRPr="00CF3119" w:rsidRDefault="00D4706C" w:rsidP="00857275">
      <w:pPr>
        <w:pStyle w:val="TitreVert-Diploma"/>
        <w:rPr>
          <w:rFonts w:asciiTheme="minorHAnsi" w:hAnsiTheme="minorHAnsi" w:cstheme="minorHAnsi"/>
          <w:b/>
          <w:bCs/>
          <w:sz w:val="48"/>
          <w:szCs w:val="48"/>
        </w:rPr>
      </w:pPr>
      <w:r w:rsidRPr="00CF3119">
        <w:rPr>
          <w:rFonts w:asciiTheme="minorHAnsi" w:hAnsiTheme="minorHAnsi" w:cstheme="minorHAnsi"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15D58395" wp14:editId="3B259A69">
                <wp:simplePos x="0" y="0"/>
                <wp:positionH relativeFrom="column">
                  <wp:posOffset>2524760</wp:posOffset>
                </wp:positionH>
                <wp:positionV relativeFrom="paragraph">
                  <wp:posOffset>7705725</wp:posOffset>
                </wp:positionV>
                <wp:extent cx="724535" cy="483235"/>
                <wp:effectExtent l="0" t="0" r="0" b="0"/>
                <wp:wrapNone/>
                <wp:docPr id="12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4535" cy="48323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14ED32B" id="Rectangle 12" o:spid="_x0000_s1026" style="position:absolute;margin-left:198.8pt;margin-top:606.75pt;width:57.05pt;height:38.0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" fillcolor="window" strokecolor="window" strokeweight="1pt">
                <v:path arrowok="t"/>
              </v:rect>
            </w:pict>
          </mc:Fallback>
        </mc:AlternateContent>
      </w:r>
      <w:r w:rsidR="00AE7A07">
        <w:rPr>
          <w:rFonts w:asciiTheme="minorHAnsi" w:hAnsiTheme="minorHAnsi" w:cstheme="minorHAnsi"/>
          <w:noProof/>
          <w:sz w:val="48"/>
          <w:szCs w:val="48"/>
        </w:rPr>
        <w:t>Adaptations hormonales à l’exercice physique</w:t>
      </w:r>
    </w:p>
    <w:p w14:paraId="1888BD93" w14:textId="5779C716" w:rsidR="00615089" w:rsidRPr="00CF3119" w:rsidRDefault="00473C42" w:rsidP="00CF3119">
      <w:pPr>
        <w:spacing w:after="480"/>
        <w:rPr>
          <w:rFonts w:asciiTheme="minorHAnsi" w:hAnsiTheme="minorHAnsi" w:cstheme="minorHAnsi"/>
          <w:noProof/>
          <w:color w:val="auto"/>
          <w:sz w:val="36"/>
        </w:rPr>
      </w:pPr>
      <w:r w:rsidRPr="002C1C62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26E1E146" wp14:editId="4AA3283B">
                <wp:simplePos x="0" y="0"/>
                <wp:positionH relativeFrom="column">
                  <wp:posOffset>-160020</wp:posOffset>
                </wp:positionH>
                <wp:positionV relativeFrom="paragraph">
                  <wp:posOffset>602941</wp:posOffset>
                </wp:positionV>
                <wp:extent cx="3180080" cy="4902835"/>
                <wp:effectExtent l="1905" t="0" r="0" b="0"/>
                <wp:wrapNone/>
                <wp:docPr id="13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80080" cy="49028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E8D8D82" w14:textId="77777777" w:rsidR="00CF3119" w:rsidRPr="00335BC9" w:rsidRDefault="001B48D0" w:rsidP="00CF3119">
                            <w:pPr>
                              <w:spacing w:after="480"/>
                              <w:ind w:left="284"/>
                              <w:jc w:val="both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53ACDB"/>
                                <w:sz w:val="24"/>
                                <w:rPrChange w:id="22" w:author="sam cornet" w:date="2025-03-17T21:50:00Z" w16du:dateUtc="2025-03-17T20:50:00Z">
                                  <w:rPr>
                                    <w:rFonts w:cs="Calibri"/>
                                    <w:b/>
                                    <w:bCs/>
                                    <w:color w:val="53ACDB"/>
                                    <w:sz w:val="24"/>
                                  </w:rPr>
                                </w:rPrChange>
                              </w:rPr>
                            </w:pPr>
                            <w:r w:rsidRPr="00335BC9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53ACDB"/>
                                <w:sz w:val="24"/>
                                <w:rPrChange w:id="23" w:author="sam cornet" w:date="2025-03-17T21:50:00Z" w16du:dateUtc="2025-03-17T20:50:00Z">
                                  <w:rPr>
                                    <w:rFonts w:cs="Calibri"/>
                                    <w:b/>
                                    <w:bCs/>
                                    <w:color w:val="53ACDB"/>
                                    <w:sz w:val="24"/>
                                  </w:rPr>
                                </w:rPrChange>
                              </w:rPr>
                              <w:t>PLAN</w:t>
                            </w:r>
                          </w:p>
                          <w:p w14:paraId="277A8A2C" w14:textId="698FBF92" w:rsidR="001B48D0" w:rsidRPr="00335BC9" w:rsidRDefault="00AE7A07" w:rsidP="00295A6D">
                            <w:pPr>
                              <w:pStyle w:val="DtailTitreplan-Diploma"/>
                              <w:numPr>
                                <w:ilvl w:val="0"/>
                                <w:numId w:val="4"/>
                              </w:numPr>
                              <w:ind w:hanging="294"/>
                              <w:jc w:val="left"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2"/>
                                <w:szCs w:val="20"/>
                              </w:rPr>
                            </w:pPr>
                            <w:r w:rsidRPr="00335BC9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2"/>
                                <w:szCs w:val="20"/>
                              </w:rPr>
                              <w:t>Les glandes endocrines et les hormones</w:t>
                            </w:r>
                          </w:p>
                          <w:p w14:paraId="23137A93" w14:textId="77777777" w:rsidR="00295A6D" w:rsidRPr="00335BC9" w:rsidRDefault="00295A6D" w:rsidP="00295A6D">
                            <w:pPr>
                              <w:pStyle w:val="Paragraphedeliste"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2"/>
                                <w:szCs w:val="20"/>
                              </w:rPr>
                            </w:pPr>
                          </w:p>
                          <w:p w14:paraId="3D5222E8" w14:textId="0D8FD9D5" w:rsidR="00295A6D" w:rsidRPr="00335BC9" w:rsidRDefault="00AE7A07" w:rsidP="00295A6D">
                            <w:pPr>
                              <w:pStyle w:val="DtailTitreplan-Diploma"/>
                              <w:numPr>
                                <w:ilvl w:val="0"/>
                                <w:numId w:val="4"/>
                              </w:numPr>
                              <w:ind w:hanging="294"/>
                              <w:jc w:val="left"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2"/>
                                <w:szCs w:val="20"/>
                              </w:rPr>
                            </w:pPr>
                            <w:r w:rsidRPr="00335BC9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2"/>
                                <w:szCs w:val="20"/>
                              </w:rPr>
                              <w:t>Réponses hormonales à l’exercice et à l’entraînement</w:t>
                            </w:r>
                          </w:p>
                          <w:p w14:paraId="1311FF64" w14:textId="77777777" w:rsidR="00CF3119" w:rsidRPr="00335BC9" w:rsidRDefault="00CF3119" w:rsidP="00CF3119">
                            <w:pPr>
                              <w:pStyle w:val="Paragraphedeliste"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2"/>
                                <w:szCs w:val="20"/>
                              </w:rPr>
                            </w:pPr>
                          </w:p>
                          <w:p w14:paraId="347F6264" w14:textId="550E79B4" w:rsidR="00CF3119" w:rsidRPr="00335BC9" w:rsidRDefault="00CF3119">
                            <w:pPr>
                              <w:pStyle w:val="DtailTitreplan-Diploma"/>
                              <w:numPr>
                                <w:ilvl w:val="0"/>
                                <w:numId w:val="0"/>
                              </w:numPr>
                              <w:jc w:val="left"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2"/>
                                <w:szCs w:val="20"/>
                              </w:rPr>
                              <w:pPrChange w:id="24" w:author="sam cornet" w:date="2025-03-17T21:50:00Z" w16du:dateUtc="2025-03-17T20:50:00Z">
                                <w:pPr>
                                  <w:pStyle w:val="DtailTitreplan-Diploma"/>
                                  <w:numPr>
                                    <w:numId w:val="4"/>
                                  </w:numPr>
                                  <w:ind w:left="720" w:hanging="294"/>
                                  <w:jc w:val="left"/>
                                </w:pPr>
                              </w:pPrChange>
                            </w:pPr>
                            <w:del w:id="25" w:author="sam cornet" w:date="2025-03-17T21:50:00Z" w16du:dateUtc="2025-03-17T20:50:00Z">
                              <w:r w:rsidRPr="00335BC9" w:rsidDel="00335BC9"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sz w:val="22"/>
                                  <w:szCs w:val="20"/>
                                </w:rPr>
                                <w:delText>B</w:delText>
                              </w:r>
                              <w:r w:rsidR="00AE7A07" w:rsidRPr="00335BC9" w:rsidDel="00335BC9"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sz w:val="22"/>
                                  <w:szCs w:val="20"/>
                                </w:rPr>
                                <w:delText xml:space="preserve">ibliographie </w:delText>
                              </w:r>
                            </w:del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6E1E146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8" type="#_x0000_t202" style="position:absolute;left:0;text-align:left;margin-left:-12.6pt;margin-top:47.5pt;width:250.4pt;height:386.0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" filled="f" stroked="f">
                <v:textbox>
                  <w:txbxContent>
                    <w:p w14:paraId="4E8D8D82" w14:textId="77777777" w:rsidR="00CF3119" w:rsidRPr="00335BC9" w:rsidRDefault="001B48D0" w:rsidP="00CF3119">
                      <w:pPr>
                        <w:spacing w:after="480"/>
                        <w:ind w:left="284"/>
                        <w:jc w:val="both"/>
                        <w:rPr>
                          <w:rFonts w:asciiTheme="minorHAnsi" w:hAnsiTheme="minorHAnsi" w:cstheme="minorHAnsi"/>
                          <w:b/>
                          <w:bCs/>
                          <w:color w:val="53ACDB"/>
                          <w:sz w:val="24"/>
                          <w:rPrChange w:id="26" w:author="sam cornet" w:date="2025-03-17T21:50:00Z" w16du:dateUtc="2025-03-17T20:50:00Z">
                            <w:rPr>
                              <w:rFonts w:cs="Calibri"/>
                              <w:b/>
                              <w:bCs/>
                              <w:color w:val="53ACDB"/>
                              <w:sz w:val="24"/>
                            </w:rPr>
                          </w:rPrChange>
                        </w:rPr>
                      </w:pPr>
                      <w:r w:rsidRPr="00335BC9">
                        <w:rPr>
                          <w:rFonts w:asciiTheme="minorHAnsi" w:hAnsiTheme="minorHAnsi" w:cstheme="minorHAnsi"/>
                          <w:b/>
                          <w:bCs/>
                          <w:color w:val="53ACDB"/>
                          <w:sz w:val="24"/>
                          <w:rPrChange w:id="27" w:author="sam cornet" w:date="2025-03-17T21:50:00Z" w16du:dateUtc="2025-03-17T20:50:00Z">
                            <w:rPr>
                              <w:rFonts w:cs="Calibri"/>
                              <w:b/>
                              <w:bCs/>
                              <w:color w:val="53ACDB"/>
                              <w:sz w:val="24"/>
                            </w:rPr>
                          </w:rPrChange>
                        </w:rPr>
                        <w:t>PLAN</w:t>
                      </w:r>
                    </w:p>
                    <w:p w14:paraId="277A8A2C" w14:textId="698FBF92" w:rsidR="001B48D0" w:rsidRPr="00335BC9" w:rsidRDefault="00AE7A07" w:rsidP="00295A6D">
                      <w:pPr>
                        <w:pStyle w:val="DtailTitreplan-Diploma"/>
                        <w:numPr>
                          <w:ilvl w:val="0"/>
                          <w:numId w:val="4"/>
                        </w:numPr>
                        <w:ind w:hanging="294"/>
                        <w:jc w:val="left"/>
                        <w:rPr>
                          <w:rFonts w:asciiTheme="minorHAnsi" w:hAnsiTheme="minorHAnsi" w:cstheme="minorHAnsi"/>
                          <w:b/>
                          <w:bCs/>
                          <w:sz w:val="22"/>
                          <w:szCs w:val="20"/>
                        </w:rPr>
                      </w:pPr>
                      <w:r w:rsidRPr="00335BC9">
                        <w:rPr>
                          <w:rFonts w:asciiTheme="minorHAnsi" w:hAnsiTheme="minorHAnsi" w:cstheme="minorHAnsi"/>
                          <w:b/>
                          <w:bCs/>
                          <w:sz w:val="22"/>
                          <w:szCs w:val="20"/>
                        </w:rPr>
                        <w:t>Les glandes endocrines et les hormones</w:t>
                      </w:r>
                    </w:p>
                    <w:p w14:paraId="23137A93" w14:textId="77777777" w:rsidR="00295A6D" w:rsidRPr="00335BC9" w:rsidRDefault="00295A6D" w:rsidP="00295A6D">
                      <w:pPr>
                        <w:pStyle w:val="Paragraphedeliste"/>
                        <w:rPr>
                          <w:rFonts w:asciiTheme="minorHAnsi" w:hAnsiTheme="minorHAnsi" w:cstheme="minorHAnsi"/>
                          <w:b/>
                          <w:bCs/>
                          <w:sz w:val="22"/>
                          <w:szCs w:val="20"/>
                        </w:rPr>
                      </w:pPr>
                    </w:p>
                    <w:p w14:paraId="3D5222E8" w14:textId="0D8FD9D5" w:rsidR="00295A6D" w:rsidRPr="00335BC9" w:rsidRDefault="00AE7A07" w:rsidP="00295A6D">
                      <w:pPr>
                        <w:pStyle w:val="DtailTitreplan-Diploma"/>
                        <w:numPr>
                          <w:ilvl w:val="0"/>
                          <w:numId w:val="4"/>
                        </w:numPr>
                        <w:ind w:hanging="294"/>
                        <w:jc w:val="left"/>
                        <w:rPr>
                          <w:rFonts w:asciiTheme="minorHAnsi" w:hAnsiTheme="minorHAnsi" w:cstheme="minorHAnsi"/>
                          <w:b/>
                          <w:bCs/>
                          <w:sz w:val="22"/>
                          <w:szCs w:val="20"/>
                        </w:rPr>
                      </w:pPr>
                      <w:r w:rsidRPr="00335BC9">
                        <w:rPr>
                          <w:rFonts w:asciiTheme="minorHAnsi" w:hAnsiTheme="minorHAnsi" w:cstheme="minorHAnsi"/>
                          <w:b/>
                          <w:bCs/>
                          <w:sz w:val="22"/>
                          <w:szCs w:val="20"/>
                        </w:rPr>
                        <w:t>Réponses hormonales à l’exercice et à l’entraînement</w:t>
                      </w:r>
                    </w:p>
                    <w:p w14:paraId="1311FF64" w14:textId="77777777" w:rsidR="00CF3119" w:rsidRPr="00335BC9" w:rsidRDefault="00CF3119" w:rsidP="00CF3119">
                      <w:pPr>
                        <w:pStyle w:val="Paragraphedeliste"/>
                        <w:rPr>
                          <w:rFonts w:asciiTheme="minorHAnsi" w:hAnsiTheme="minorHAnsi" w:cstheme="minorHAnsi"/>
                          <w:b/>
                          <w:bCs/>
                          <w:sz w:val="22"/>
                          <w:szCs w:val="20"/>
                        </w:rPr>
                      </w:pPr>
                    </w:p>
                    <w:p w14:paraId="347F6264" w14:textId="550E79B4" w:rsidR="00CF3119" w:rsidRPr="00335BC9" w:rsidRDefault="00CF3119">
                      <w:pPr>
                        <w:pStyle w:val="DtailTitreplan-Diploma"/>
                        <w:numPr>
                          <w:ilvl w:val="0"/>
                          <w:numId w:val="0"/>
                        </w:numPr>
                        <w:jc w:val="left"/>
                        <w:rPr>
                          <w:rFonts w:asciiTheme="minorHAnsi" w:hAnsiTheme="minorHAnsi" w:cstheme="minorHAnsi"/>
                          <w:b/>
                          <w:bCs/>
                          <w:sz w:val="22"/>
                          <w:szCs w:val="20"/>
                        </w:rPr>
                        <w:pPrChange w:id="28" w:author="sam cornet" w:date="2025-03-17T21:50:00Z" w16du:dateUtc="2025-03-17T20:50:00Z">
                          <w:pPr>
                            <w:pStyle w:val="DtailTitreplan-Diploma"/>
                            <w:numPr>
                              <w:numId w:val="4"/>
                            </w:numPr>
                            <w:ind w:left="720" w:hanging="294"/>
                            <w:jc w:val="left"/>
                          </w:pPr>
                        </w:pPrChange>
                      </w:pPr>
                      <w:del w:id="29" w:author="sam cornet" w:date="2025-03-17T21:50:00Z" w16du:dateUtc="2025-03-17T20:50:00Z">
                        <w:r w:rsidRPr="00335BC9" w:rsidDel="00335BC9">
                          <w:rPr>
                            <w:rFonts w:asciiTheme="minorHAnsi" w:hAnsiTheme="minorHAnsi" w:cstheme="minorHAnsi"/>
                            <w:b/>
                            <w:bCs/>
                            <w:sz w:val="22"/>
                            <w:szCs w:val="20"/>
                          </w:rPr>
                          <w:delText>B</w:delText>
                        </w:r>
                        <w:r w:rsidR="00AE7A07" w:rsidRPr="00335BC9" w:rsidDel="00335BC9">
                          <w:rPr>
                            <w:rFonts w:asciiTheme="minorHAnsi" w:hAnsiTheme="minorHAnsi" w:cstheme="minorHAnsi"/>
                            <w:b/>
                            <w:bCs/>
                            <w:sz w:val="22"/>
                            <w:szCs w:val="20"/>
                          </w:rPr>
                          <w:delText xml:space="preserve">ibliographie </w:delText>
                        </w:r>
                      </w:del>
                    </w:p>
                  </w:txbxContent>
                </v:textbox>
              </v:shape>
            </w:pict>
          </mc:Fallback>
        </mc:AlternateContent>
      </w:r>
      <w:r w:rsidRPr="002C1C62">
        <w:rPr>
          <w:rFonts w:asciiTheme="minorHAnsi" w:hAnsiTheme="minorHAnsi" w:cstheme="minorHAnsi"/>
          <w:noProof/>
        </w:rPr>
        <w:drawing>
          <wp:anchor distT="0" distB="0" distL="114300" distR="114300" simplePos="0" relativeHeight="251663872" behindDoc="1" locked="0" layoutInCell="1" allowOverlap="1" wp14:anchorId="11A4FBBE" wp14:editId="14B6ACAE">
            <wp:simplePos x="0" y="0"/>
            <wp:positionH relativeFrom="column">
              <wp:posOffset>4697359</wp:posOffset>
            </wp:positionH>
            <wp:positionV relativeFrom="paragraph">
              <wp:posOffset>544195</wp:posOffset>
            </wp:positionV>
            <wp:extent cx="472440" cy="472440"/>
            <wp:effectExtent l="0" t="0" r="0" b="0"/>
            <wp:wrapNone/>
            <wp:docPr id="10" name="Graphique 15" descr="Porte-bloc avec un remplissage un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phique 15" descr="Porte-bloc avec un remplissage uni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472440" cy="472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35BC9" w:rsidRPr="002C1C62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299" distR="114299" simplePos="0" relativeHeight="251654656" behindDoc="0" locked="0" layoutInCell="1" allowOverlap="1" wp14:anchorId="2CA17939" wp14:editId="5AA97C10">
                <wp:simplePos x="0" y="0"/>
                <wp:positionH relativeFrom="column">
                  <wp:posOffset>3075395</wp:posOffset>
                </wp:positionH>
                <wp:positionV relativeFrom="paragraph">
                  <wp:posOffset>539206</wp:posOffset>
                </wp:positionV>
                <wp:extent cx="14393" cy="6056842"/>
                <wp:effectExtent l="0" t="0" r="24130" b="13970"/>
                <wp:wrapNone/>
                <wp:docPr id="11" name="Connecteur droit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4393" cy="6056842"/>
                        </a:xfrm>
                        <a:prstGeom prst="line">
                          <a:avLst/>
                        </a:prstGeom>
                        <a:noFill/>
                        <a:ln w="15875" cap="rnd">
                          <a:solidFill>
                            <a:srgbClr val="53ACDB"/>
                          </a:solidFill>
                          <a:prstDash val="sysDot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92EA1C5" id="Connecteur droit 4" o:spid="_x0000_s1026" style="position:absolute;flip:x;z-index:251654656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margin" from="242.15pt,42.45pt" to="243.3pt,519.3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" strokecolor="#53acdb" strokeweight="1.25pt">
                <v:stroke dashstyle="1 1" joinstyle="miter" endcap="round"/>
              </v:line>
            </w:pict>
          </mc:Fallback>
        </mc:AlternateContent>
      </w:r>
      <w:del w:id="30" w:author="Cyril Wisa" w:date="2025-12-28T18:53:00Z" w16du:dateUtc="2025-12-28T17:53:00Z">
        <w:r w:rsidR="00CF3119" w:rsidDel="00473C42">
          <w:rPr>
            <w:rFonts w:asciiTheme="minorHAnsi" w:hAnsiTheme="minorHAnsi" w:cstheme="minorHAnsi"/>
            <w:b/>
            <w:bCs/>
            <w:color w:val="auto"/>
            <w:sz w:val="44"/>
            <w:szCs w:val="44"/>
          </w:rPr>
          <w:delText>NOUVEAU COURS</w:delText>
        </w:r>
      </w:del>
    </w:p>
    <w:p w14:paraId="50DD769C" w14:textId="36618D62" w:rsidR="00615089" w:rsidRPr="002C1C62" w:rsidRDefault="00615089" w:rsidP="002C3106">
      <w:pPr>
        <w:jc w:val="both"/>
        <w:rPr>
          <w:rFonts w:asciiTheme="minorHAnsi" w:hAnsiTheme="minorHAnsi" w:cstheme="minorHAnsi"/>
          <w:b/>
          <w:sz w:val="24"/>
        </w:rPr>
      </w:pPr>
    </w:p>
    <w:p w14:paraId="5B1C2014" w14:textId="2824AA18" w:rsidR="00615089" w:rsidRPr="002C1C62" w:rsidRDefault="00615089" w:rsidP="002C3106">
      <w:pPr>
        <w:jc w:val="both"/>
        <w:rPr>
          <w:rFonts w:asciiTheme="minorHAnsi" w:hAnsiTheme="minorHAnsi" w:cstheme="minorHAnsi"/>
          <w:b/>
          <w:sz w:val="24"/>
        </w:rPr>
      </w:pPr>
    </w:p>
    <w:p w14:paraId="61077E33" w14:textId="365FAB3C" w:rsidR="00615089" w:rsidRPr="002C1C62" w:rsidRDefault="00615089" w:rsidP="002C3106">
      <w:pPr>
        <w:jc w:val="both"/>
        <w:rPr>
          <w:rFonts w:asciiTheme="minorHAnsi" w:hAnsiTheme="minorHAnsi" w:cstheme="minorHAnsi"/>
          <w:b/>
          <w:sz w:val="24"/>
        </w:rPr>
      </w:pPr>
    </w:p>
    <w:p w14:paraId="778149AF" w14:textId="3BE3ACFC" w:rsidR="00280A31" w:rsidRPr="002C1C62" w:rsidRDefault="00335BC9" w:rsidP="002C3106">
      <w:pPr>
        <w:jc w:val="both"/>
        <w:rPr>
          <w:rFonts w:asciiTheme="minorHAnsi" w:hAnsiTheme="minorHAnsi" w:cstheme="minorHAnsi"/>
          <w:b/>
          <w:sz w:val="24"/>
        </w:rPr>
      </w:pPr>
      <w:del w:id="31" w:author="Cyril Wisa" w:date="2025-12-28T18:53:00Z" w16du:dateUtc="2025-12-28T17:53:00Z">
        <w:r w:rsidRPr="002C1C62" w:rsidDel="00473C42">
          <w:rPr>
            <w:rFonts w:asciiTheme="minorHAnsi" w:hAnsiTheme="minorHAnsi" w:cstheme="minorHAnsi"/>
            <w:noProof/>
          </w:rPr>
          <mc:AlternateContent>
            <mc:Choice Requires="wps">
              <w:drawing>
                <wp:anchor distT="0" distB="0" distL="114300" distR="114300" simplePos="0" relativeHeight="251655680" behindDoc="0" locked="0" layoutInCell="1" allowOverlap="1" wp14:anchorId="050A316E" wp14:editId="28701677">
                  <wp:simplePos x="0" y="0"/>
                  <wp:positionH relativeFrom="column">
                    <wp:posOffset>3506743</wp:posOffset>
                  </wp:positionH>
                  <wp:positionV relativeFrom="paragraph">
                    <wp:posOffset>40640</wp:posOffset>
                  </wp:positionV>
                  <wp:extent cx="2972435" cy="4964067"/>
                  <wp:effectExtent l="12700" t="12700" r="12065" b="14605"/>
                  <wp:wrapNone/>
                  <wp:docPr id="9" name="Zone de texte 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>
                          <a:xfrm>
                            <a:off x="0" y="0"/>
                            <a:ext cx="2972435" cy="4964067"/>
                          </a:xfrm>
                          <a:prstGeom prst="rect">
                            <a:avLst/>
                          </a:prstGeom>
                          <a:solidFill>
                            <a:sysClr val="window" lastClr="FFFFFF">
                              <a:lumMod val="95000"/>
                            </a:sysClr>
                          </a:solidFill>
                          <a:ln w="19050" cap="flat" cmpd="sng" algn="ctr">
                            <a:solidFill>
                              <a:sysClr val="window" lastClr="FFFFFF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74D6AFDF" w14:textId="77777777" w:rsidR="00932245" w:rsidRPr="004C35EF" w:rsidRDefault="00932245">
                              <w:pPr>
                                <w:rPr>
                                  <w:color w:val="44546A"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 w14:anchorId="050A316E" id="Zone de texte 9" o:spid="_x0000_s1029" type="#_x0000_t202" style="position:absolute;left:0;text-align:left;margin-left:276.1pt;margin-top:3.2pt;width:234.05pt;height:390.8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" fillcolor="#f2f2f2" strokecolor="window" strokeweight="1.5pt">
                  <v:textbox>
                    <w:txbxContent>
                      <w:p w14:paraId="74D6AFDF" w14:textId="77777777" w:rsidR="00932245" w:rsidRPr="004C35EF" w:rsidRDefault="00932245">
                        <w:pPr>
                          <w:rPr>
                            <w:color w:val="44546A"/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shape>
              </w:pict>
            </mc:Fallback>
          </mc:AlternateContent>
        </w:r>
      </w:del>
    </w:p>
    <w:p w14:paraId="35F4B2A4" w14:textId="0395FF33" w:rsidR="00280A31" w:rsidRPr="002C1C62" w:rsidRDefault="00280A31" w:rsidP="002C3106">
      <w:pPr>
        <w:jc w:val="both"/>
        <w:rPr>
          <w:rFonts w:asciiTheme="minorHAnsi" w:hAnsiTheme="minorHAnsi" w:cstheme="minorHAnsi"/>
          <w:b/>
          <w:sz w:val="24"/>
        </w:rPr>
      </w:pPr>
    </w:p>
    <w:p w14:paraId="0775FEFF" w14:textId="781A20A2" w:rsidR="00280A31" w:rsidRPr="002C1C62" w:rsidRDefault="00280A31" w:rsidP="00C2453D">
      <w:pPr>
        <w:rPr>
          <w:rFonts w:asciiTheme="minorHAnsi" w:hAnsiTheme="minorHAnsi" w:cstheme="minorHAnsi"/>
          <w:b/>
          <w:sz w:val="24"/>
        </w:rPr>
      </w:pPr>
    </w:p>
    <w:p w14:paraId="54C41FB4" w14:textId="77777777" w:rsidR="00280A31" w:rsidRPr="002C1C62" w:rsidRDefault="00280A31" w:rsidP="002C3106">
      <w:pPr>
        <w:jc w:val="both"/>
        <w:rPr>
          <w:rFonts w:asciiTheme="minorHAnsi" w:hAnsiTheme="minorHAnsi" w:cstheme="minorHAnsi"/>
          <w:b/>
          <w:sz w:val="24"/>
        </w:rPr>
      </w:pPr>
    </w:p>
    <w:p w14:paraId="03011689" w14:textId="77777777" w:rsidR="00280A31" w:rsidRPr="002C1C62" w:rsidRDefault="00280A31" w:rsidP="002C3106">
      <w:pPr>
        <w:jc w:val="both"/>
        <w:rPr>
          <w:rFonts w:asciiTheme="minorHAnsi" w:hAnsiTheme="minorHAnsi" w:cstheme="minorHAnsi"/>
          <w:b/>
          <w:sz w:val="24"/>
        </w:rPr>
      </w:pPr>
    </w:p>
    <w:p w14:paraId="5BCA2696" w14:textId="77777777" w:rsidR="00280A31" w:rsidRPr="002C1C62" w:rsidRDefault="00280A31" w:rsidP="002C3106">
      <w:pPr>
        <w:jc w:val="both"/>
        <w:rPr>
          <w:rFonts w:asciiTheme="minorHAnsi" w:hAnsiTheme="minorHAnsi" w:cstheme="minorHAnsi"/>
          <w:b/>
          <w:sz w:val="24"/>
        </w:rPr>
      </w:pPr>
    </w:p>
    <w:p w14:paraId="753737C3" w14:textId="77777777" w:rsidR="00865EB0" w:rsidRPr="002C1C62" w:rsidRDefault="00865EB0" w:rsidP="002C3106">
      <w:pPr>
        <w:jc w:val="both"/>
        <w:rPr>
          <w:rFonts w:asciiTheme="minorHAnsi" w:hAnsiTheme="minorHAnsi" w:cstheme="minorHAnsi"/>
          <w:b/>
          <w:sz w:val="24"/>
        </w:rPr>
      </w:pPr>
    </w:p>
    <w:p w14:paraId="62631A91" w14:textId="77777777" w:rsidR="00592E8C" w:rsidRPr="002C1C62" w:rsidRDefault="00592E8C" w:rsidP="00FF3024">
      <w:pPr>
        <w:ind w:left="284"/>
        <w:jc w:val="both"/>
        <w:rPr>
          <w:rFonts w:asciiTheme="minorHAnsi" w:hAnsiTheme="minorHAnsi" w:cstheme="minorHAnsi"/>
          <w:b/>
          <w:bCs/>
          <w:szCs w:val="18"/>
        </w:rPr>
      </w:pPr>
    </w:p>
    <w:p w14:paraId="0EFF07B8" w14:textId="77777777" w:rsidR="004F6CE8" w:rsidRPr="002C1C62" w:rsidRDefault="004F6CE8" w:rsidP="00FF3024">
      <w:pPr>
        <w:ind w:left="284"/>
        <w:jc w:val="both"/>
        <w:rPr>
          <w:rFonts w:asciiTheme="minorHAnsi" w:hAnsiTheme="minorHAnsi" w:cstheme="minorHAnsi"/>
          <w:b/>
          <w:bCs/>
          <w:szCs w:val="18"/>
        </w:rPr>
      </w:pPr>
    </w:p>
    <w:p w14:paraId="68D7C58E" w14:textId="77777777" w:rsidR="004F6CE8" w:rsidRPr="002C1C62" w:rsidRDefault="004F6CE8" w:rsidP="00FF3024">
      <w:pPr>
        <w:ind w:left="284"/>
        <w:jc w:val="both"/>
        <w:rPr>
          <w:rFonts w:asciiTheme="minorHAnsi" w:hAnsiTheme="minorHAnsi" w:cstheme="minorHAnsi"/>
          <w:b/>
          <w:bCs/>
          <w:szCs w:val="18"/>
        </w:rPr>
      </w:pPr>
    </w:p>
    <w:p w14:paraId="38C2BCC4" w14:textId="77777777" w:rsidR="004F6CE8" w:rsidRPr="002C1C62" w:rsidRDefault="004F6CE8" w:rsidP="00FF3024">
      <w:pPr>
        <w:ind w:left="284"/>
        <w:jc w:val="both"/>
        <w:rPr>
          <w:rFonts w:asciiTheme="minorHAnsi" w:hAnsiTheme="minorHAnsi" w:cstheme="minorHAnsi"/>
          <w:b/>
          <w:bCs/>
          <w:szCs w:val="18"/>
        </w:rPr>
      </w:pPr>
    </w:p>
    <w:p w14:paraId="21D07F6D" w14:textId="77777777" w:rsidR="004F6CE8" w:rsidRPr="002C1C62" w:rsidRDefault="004F6CE8" w:rsidP="00FF3024">
      <w:pPr>
        <w:ind w:left="284"/>
        <w:jc w:val="both"/>
        <w:rPr>
          <w:rFonts w:asciiTheme="minorHAnsi" w:hAnsiTheme="minorHAnsi" w:cstheme="minorHAnsi"/>
          <w:b/>
          <w:bCs/>
          <w:szCs w:val="18"/>
        </w:rPr>
      </w:pPr>
    </w:p>
    <w:p w14:paraId="56B5325E" w14:textId="77777777" w:rsidR="004F6CE8" w:rsidRPr="002C1C62" w:rsidRDefault="004F6CE8" w:rsidP="00FF3024">
      <w:pPr>
        <w:ind w:left="284"/>
        <w:jc w:val="both"/>
        <w:rPr>
          <w:rFonts w:asciiTheme="minorHAnsi" w:hAnsiTheme="minorHAnsi" w:cstheme="minorHAnsi"/>
          <w:b/>
          <w:bCs/>
          <w:szCs w:val="18"/>
        </w:rPr>
      </w:pPr>
    </w:p>
    <w:p w14:paraId="005A1BB7" w14:textId="77777777" w:rsidR="004F6CE8" w:rsidRPr="002C1C62" w:rsidRDefault="004F6CE8" w:rsidP="00FF3024">
      <w:pPr>
        <w:ind w:left="284"/>
        <w:jc w:val="both"/>
        <w:rPr>
          <w:rFonts w:asciiTheme="minorHAnsi" w:hAnsiTheme="minorHAnsi" w:cstheme="minorHAnsi"/>
          <w:b/>
          <w:bCs/>
          <w:szCs w:val="18"/>
        </w:rPr>
      </w:pPr>
    </w:p>
    <w:p w14:paraId="1BE5ED9C" w14:textId="77777777" w:rsidR="004F6CE8" w:rsidRPr="002C1C62" w:rsidRDefault="004F6CE8" w:rsidP="00FF3024">
      <w:pPr>
        <w:ind w:left="284"/>
        <w:jc w:val="both"/>
        <w:rPr>
          <w:rFonts w:asciiTheme="minorHAnsi" w:hAnsiTheme="minorHAnsi" w:cstheme="minorHAnsi"/>
          <w:b/>
          <w:bCs/>
          <w:szCs w:val="18"/>
        </w:rPr>
      </w:pPr>
    </w:p>
    <w:p w14:paraId="5ED94101" w14:textId="77777777" w:rsidR="006277AC" w:rsidRPr="002C1C62" w:rsidRDefault="006277AC" w:rsidP="006277AC">
      <w:pPr>
        <w:jc w:val="both"/>
        <w:rPr>
          <w:rFonts w:asciiTheme="minorHAnsi" w:hAnsiTheme="minorHAnsi" w:cstheme="minorHAnsi"/>
          <w:b/>
          <w:bCs/>
          <w:szCs w:val="18"/>
        </w:rPr>
      </w:pPr>
    </w:p>
    <w:p w14:paraId="4F9FA897" w14:textId="77777777" w:rsidR="001B48D0" w:rsidRPr="002C1C62" w:rsidRDefault="001B48D0" w:rsidP="006277AC">
      <w:pPr>
        <w:jc w:val="both"/>
        <w:rPr>
          <w:rFonts w:asciiTheme="minorHAnsi" w:hAnsiTheme="minorHAnsi" w:cstheme="minorHAnsi"/>
          <w:b/>
          <w:bCs/>
          <w:szCs w:val="18"/>
        </w:rPr>
      </w:pPr>
    </w:p>
    <w:p w14:paraId="3B1391E8" w14:textId="77777777" w:rsidR="001B48D0" w:rsidRPr="002C1C62" w:rsidRDefault="001B48D0" w:rsidP="006277AC">
      <w:pPr>
        <w:jc w:val="both"/>
        <w:rPr>
          <w:rFonts w:asciiTheme="minorHAnsi" w:hAnsiTheme="minorHAnsi" w:cstheme="minorHAnsi"/>
          <w:b/>
          <w:bCs/>
          <w:szCs w:val="18"/>
        </w:rPr>
      </w:pPr>
    </w:p>
    <w:p w14:paraId="78D13E14" w14:textId="77777777" w:rsidR="001B48D0" w:rsidRPr="002C1C62" w:rsidRDefault="001B48D0" w:rsidP="006277AC">
      <w:pPr>
        <w:jc w:val="both"/>
        <w:rPr>
          <w:rFonts w:asciiTheme="minorHAnsi" w:hAnsiTheme="minorHAnsi" w:cstheme="minorHAnsi"/>
          <w:b/>
          <w:bCs/>
          <w:szCs w:val="18"/>
        </w:rPr>
      </w:pPr>
    </w:p>
    <w:p w14:paraId="0E478C71" w14:textId="77777777" w:rsidR="001B48D0" w:rsidRPr="002C1C62" w:rsidRDefault="001B48D0" w:rsidP="006277AC">
      <w:pPr>
        <w:jc w:val="both"/>
        <w:rPr>
          <w:rFonts w:asciiTheme="minorHAnsi" w:hAnsiTheme="minorHAnsi" w:cstheme="minorHAnsi"/>
          <w:b/>
          <w:bCs/>
          <w:szCs w:val="18"/>
        </w:rPr>
      </w:pPr>
    </w:p>
    <w:p w14:paraId="69E3723C" w14:textId="04519D27" w:rsidR="001B48D0" w:rsidRPr="002C1C62" w:rsidRDefault="001B48D0" w:rsidP="006277AC">
      <w:pPr>
        <w:jc w:val="both"/>
        <w:rPr>
          <w:rFonts w:asciiTheme="minorHAnsi" w:hAnsiTheme="minorHAnsi" w:cstheme="minorHAnsi"/>
          <w:b/>
          <w:bCs/>
          <w:szCs w:val="18"/>
        </w:rPr>
      </w:pPr>
    </w:p>
    <w:p w14:paraId="55A267EC" w14:textId="4A0699BD" w:rsidR="006277AC" w:rsidRPr="002C1C62" w:rsidDel="00473C42" w:rsidRDefault="00473C42" w:rsidP="006277AC">
      <w:pPr>
        <w:ind w:left="284"/>
        <w:jc w:val="both"/>
        <w:rPr>
          <w:del w:id="32" w:author="Cyril Wisa" w:date="2025-12-28T18:53:00Z" w16du:dateUtc="2025-12-28T17:53:00Z"/>
          <w:rFonts w:asciiTheme="minorHAnsi" w:hAnsiTheme="minorHAnsi" w:cstheme="minorHAnsi"/>
          <w:b/>
          <w:bCs/>
          <w:szCs w:val="18"/>
        </w:rPr>
      </w:pPr>
      <w:ins w:id="33" w:author="Cyril Wisa" w:date="2025-12-28T18:53:00Z" w16du:dateUtc="2025-12-28T17:53:00Z">
        <w:r>
          <w:rPr>
            <w:noProof/>
          </w:rPr>
          <w:drawing>
            <wp:anchor distT="0" distB="0" distL="0" distR="0" simplePos="0" relativeHeight="251672064" behindDoc="0" locked="0" layoutInCell="1" allowOverlap="1" wp14:anchorId="2C66CF92" wp14:editId="4BAC15B4">
              <wp:simplePos x="0" y="0"/>
              <wp:positionH relativeFrom="page">
                <wp:posOffset>916460</wp:posOffset>
              </wp:positionH>
              <wp:positionV relativeFrom="page">
                <wp:posOffset>8809479</wp:posOffset>
              </wp:positionV>
              <wp:extent cx="2044800" cy="1357200"/>
              <wp:effectExtent l="0" t="0" r="0" b="0"/>
              <wp:wrapNone/>
              <wp:docPr id="1691872462" name="Legende" descr="Une image contenant texte, capture d’écran, Police, logo&#10;&#10;Le contenu généré par l’IA peut être incorrect.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691872462" name="Legende" descr="Une image contenant texte, capture d’écran, Police, logo&#10;&#10;Le contenu généré par l’IA peut être incorrect."/>
                      <pic:cNvPicPr/>
                    </pic:nvPicPr>
                    <pic:blipFill>
                      <a:blip r:embed="rId11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44800" cy="13572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</w:ins>
      <w:del w:id="34" w:author="Cyril Wisa" w:date="2025-12-28T18:53:00Z" w16du:dateUtc="2025-12-28T17:53:00Z">
        <w:r w:rsidR="006277AC" w:rsidRPr="002C1C62" w:rsidDel="00473C42">
          <w:rPr>
            <w:rFonts w:asciiTheme="minorHAnsi" w:hAnsiTheme="minorHAnsi" w:cstheme="minorHAnsi"/>
            <w:b/>
            <w:bCs/>
            <w:szCs w:val="18"/>
          </w:rPr>
          <w:delText xml:space="preserve">Légendes </w:delText>
        </w:r>
      </w:del>
    </w:p>
    <w:p w14:paraId="5279B9CD" w14:textId="08C8B299" w:rsidR="006277AC" w:rsidRPr="002C1C62" w:rsidDel="00473C42" w:rsidRDefault="006277AC" w:rsidP="006277AC">
      <w:pPr>
        <w:ind w:left="284"/>
        <w:jc w:val="both"/>
        <w:rPr>
          <w:del w:id="35" w:author="Cyril Wisa" w:date="2025-12-28T18:53:00Z" w16du:dateUtc="2025-12-28T17:53:00Z"/>
          <w:rFonts w:asciiTheme="minorHAnsi" w:hAnsiTheme="minorHAnsi" w:cstheme="minorHAnsi"/>
          <w:b/>
          <w:bCs/>
          <w:szCs w:val="18"/>
        </w:rPr>
      </w:pPr>
    </w:p>
    <w:p w14:paraId="22D9CAFC" w14:textId="1C5F1C71" w:rsidR="00F910E6" w:rsidRPr="002C1C62" w:rsidDel="00473C42" w:rsidRDefault="00F910E6" w:rsidP="00F910E6">
      <w:pPr>
        <w:spacing w:line="480" w:lineRule="auto"/>
        <w:ind w:left="284"/>
        <w:jc w:val="left"/>
        <w:rPr>
          <w:del w:id="36" w:author="Cyril Wisa" w:date="2025-12-28T18:53:00Z" w16du:dateUtc="2025-12-28T17:53:00Z"/>
          <w:rFonts w:asciiTheme="minorHAnsi" w:hAnsiTheme="minorHAnsi" w:cstheme="minorHAnsi"/>
          <w:color w:val="000000" w:themeColor="text1"/>
          <w:sz w:val="16"/>
          <w:szCs w:val="16"/>
        </w:rPr>
      </w:pPr>
      <w:del w:id="37" w:author="Cyril Wisa" w:date="2025-12-28T18:53:00Z" w16du:dateUtc="2025-12-28T17:53:00Z">
        <w:r w:rsidRPr="002C1C62" w:rsidDel="00473C42">
          <w:rPr>
            <w:rFonts w:asciiTheme="minorHAnsi" w:hAnsiTheme="minorHAnsi" w:cstheme="minorHAnsi"/>
            <w:b/>
            <w:noProof/>
            <w:sz w:val="22"/>
            <w:szCs w:val="22"/>
          </w:rPr>
          <w:drawing>
            <wp:inline distT="0" distB="0" distL="0" distR="0" wp14:anchorId="557D1F3D" wp14:editId="3C243D41">
              <wp:extent cx="127000" cy="127000"/>
              <wp:effectExtent l="0" t="0" r="6350" b="6350"/>
              <wp:docPr id="20" name="Graphique 20" descr="Mégaphone1 avec un remplissage uni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6" name="Graphique 16" descr="Mégaphone1 avec un remplissage uni"/>
                      <pic:cNvPicPr>
                        <a:picLocks noChangeAspect="1"/>
                      </pic:cNvPicPr>
                    </pic:nvPicPr>
                    <pic:blipFill>
                      <a:blip r:embed="rId12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13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5730" cy="12573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 w:rsidRPr="002C1C62" w:rsidDel="00473C42">
          <w:rPr>
            <w:rFonts w:asciiTheme="minorHAnsi" w:hAnsiTheme="minorHAnsi" w:cstheme="minorHAnsi"/>
            <w:sz w:val="16"/>
            <w:szCs w:val="16"/>
          </w:rPr>
          <w:delText>Notion nouvelle cette année</w:delText>
        </w:r>
      </w:del>
    </w:p>
    <w:p w14:paraId="184CF366" w14:textId="49BFF8B5" w:rsidR="00F910E6" w:rsidRPr="002C1C62" w:rsidRDefault="00F910E6" w:rsidP="00F910E6">
      <w:pPr>
        <w:spacing w:line="480" w:lineRule="auto"/>
        <w:ind w:left="284"/>
        <w:jc w:val="left"/>
        <w:rPr>
          <w:rFonts w:asciiTheme="minorHAnsi" w:hAnsiTheme="minorHAnsi" w:cstheme="minorHAnsi"/>
          <w:sz w:val="16"/>
          <w:szCs w:val="16"/>
        </w:rPr>
      </w:pPr>
      <w:del w:id="38" w:author="Cyril Wisa" w:date="2025-12-28T18:53:00Z" w16du:dateUtc="2025-12-28T17:53:00Z">
        <w:r w:rsidRPr="002C1C62" w:rsidDel="00473C42">
          <w:rPr>
            <w:rFonts w:asciiTheme="minorHAnsi" w:hAnsiTheme="minorHAnsi" w:cstheme="minorHAnsi"/>
            <w:noProof/>
            <w:color w:val="55519B"/>
          </w:rPr>
          <w:drawing>
            <wp:inline distT="0" distB="0" distL="0" distR="0" wp14:anchorId="554EB523" wp14:editId="4787E757">
              <wp:extent cx="139700" cy="139700"/>
              <wp:effectExtent l="0" t="0" r="0" b="0"/>
              <wp:docPr id="664194074" name="Graphique 664194074" descr="Mille avec un remplissage uni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64194074" name="Graphique 4" descr="Mille avec un remplissage uni"/>
                      <pic:cNvPicPr>
                        <a:picLocks noChangeAspect="1"/>
                      </pic:cNvPicPr>
                    </pic:nvPicPr>
                    <pic:blipFill>
                      <a:blip r:embed="rId14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15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2240" cy="14224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 w:rsidRPr="002C1C62" w:rsidDel="00473C42">
          <w:rPr>
            <w:rFonts w:asciiTheme="minorHAnsi" w:hAnsiTheme="minorHAnsi" w:cstheme="minorHAnsi"/>
            <w:sz w:val="16"/>
            <w:szCs w:val="16"/>
          </w:rPr>
          <w:delText xml:space="preserve">Notion déjà tombée </w:delText>
        </w:r>
      </w:del>
      <w:del w:id="39" w:author="Cyril Wisa" w:date="2025-12-28T18:54:00Z" w16du:dateUtc="2025-12-28T17:54:00Z">
        <w:r w:rsidRPr="002C1C62" w:rsidDel="00473C42">
          <w:rPr>
            <w:rFonts w:asciiTheme="minorHAnsi" w:hAnsiTheme="minorHAnsi" w:cstheme="minorHAnsi"/>
            <w:sz w:val="16"/>
            <w:szCs w:val="16"/>
          </w:rPr>
          <w:delText>au concours</w:delText>
        </w:r>
      </w:del>
    </w:p>
    <w:tbl>
      <w:tblPr>
        <w:tblW w:w="9644" w:type="dxa"/>
        <w:jc w:val="center"/>
        <w:tblLook w:val="04A0" w:firstRow="1" w:lastRow="0" w:firstColumn="1" w:lastColumn="0" w:noHBand="0" w:noVBand="1"/>
      </w:tblPr>
      <w:tblGrid>
        <w:gridCol w:w="1696"/>
        <w:gridCol w:w="7948"/>
        <w:tblGridChange w:id="40">
          <w:tblGrid>
            <w:gridCol w:w="5"/>
            <w:gridCol w:w="1691"/>
            <w:gridCol w:w="5"/>
            <w:gridCol w:w="7943"/>
            <w:gridCol w:w="5"/>
          </w:tblGrid>
        </w:tblGridChange>
      </w:tblGrid>
      <w:tr w:rsidR="00D74E5D" w:rsidRPr="002C1C62" w14:paraId="0A1A7018" w14:textId="77777777" w:rsidTr="001B1263">
        <w:trPr>
          <w:trHeight w:val="737"/>
          <w:tblHeader/>
          <w:jc w:val="center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221D3F"/>
            <w:vAlign w:val="center"/>
          </w:tcPr>
          <w:p w14:paraId="5B225F54" w14:textId="08C603DE" w:rsidR="00D74E5D" w:rsidRPr="00A3388F" w:rsidRDefault="009A129A" w:rsidP="00F910E6">
            <w:pPr>
              <w:spacing w:before="120" w:after="120" w:line="240" w:lineRule="auto"/>
              <w:rPr>
                <w:rFonts w:asciiTheme="minorHAnsi" w:hAnsiTheme="minorHAnsi" w:cstheme="minorHAnsi"/>
                <w:b/>
                <w:bCs/>
                <w:i/>
                <w:iCs/>
                <w:color w:val="FFFFFF"/>
                <w:sz w:val="20"/>
                <w:szCs w:val="20"/>
                <w:rPrChange w:id="41" w:author="sam cornet" w:date="2025-03-17T22:16:00Z" w16du:dateUtc="2025-03-17T21:16:00Z">
                  <w:rPr>
                    <w:rFonts w:asciiTheme="minorHAnsi" w:hAnsiTheme="minorHAnsi" w:cstheme="minorHAnsi"/>
                    <w:i/>
                    <w:iCs/>
                    <w:color w:val="FFFFFF"/>
                    <w:sz w:val="20"/>
                    <w:szCs w:val="20"/>
                  </w:rPr>
                </w:rPrChange>
              </w:rPr>
            </w:pPr>
            <w:r w:rsidRPr="00A3388F">
              <w:rPr>
                <w:rFonts w:asciiTheme="minorHAnsi" w:hAnsiTheme="minorHAnsi" w:cstheme="minorHAnsi"/>
                <w:b/>
                <w:bCs/>
                <w:i/>
                <w:iCs/>
                <w:color w:val="FFFFFF"/>
                <w:sz w:val="20"/>
                <w:szCs w:val="20"/>
                <w:rPrChange w:id="42" w:author="sam cornet" w:date="2025-03-17T22:16:00Z" w16du:dateUtc="2025-03-17T21:16:00Z">
                  <w:rPr>
                    <w:rFonts w:asciiTheme="minorHAnsi" w:hAnsiTheme="minorHAnsi" w:cstheme="minorHAnsi"/>
                    <w:i/>
                    <w:iCs/>
                    <w:color w:val="FFFFFF"/>
                    <w:sz w:val="20"/>
                    <w:szCs w:val="20"/>
                  </w:rPr>
                </w:rPrChange>
              </w:rPr>
              <w:lastRenderedPageBreak/>
              <w:t xml:space="preserve">I. </w:t>
            </w:r>
            <w:r w:rsidR="00696EA1" w:rsidRPr="00A3388F">
              <w:rPr>
                <w:rFonts w:asciiTheme="minorHAnsi" w:hAnsiTheme="minorHAnsi" w:cstheme="minorHAnsi"/>
                <w:b/>
                <w:bCs/>
                <w:i/>
                <w:iCs/>
                <w:color w:val="FFFFFF"/>
                <w:sz w:val="20"/>
                <w:szCs w:val="20"/>
                <w:rPrChange w:id="43" w:author="sam cornet" w:date="2025-03-17T22:16:00Z" w16du:dateUtc="2025-03-17T21:16:00Z">
                  <w:rPr>
                    <w:rFonts w:asciiTheme="minorHAnsi" w:hAnsiTheme="minorHAnsi" w:cstheme="minorHAnsi"/>
                    <w:i/>
                    <w:iCs/>
                    <w:color w:val="FFFFFF"/>
                    <w:sz w:val="20"/>
                    <w:szCs w:val="20"/>
                  </w:rPr>
                </w:rPrChange>
              </w:rPr>
              <w:t>Les glandes endocrines et les hormones</w:t>
            </w:r>
          </w:p>
        </w:tc>
        <w:tc>
          <w:tcPr>
            <w:tcW w:w="7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4CAADB"/>
            <w:vAlign w:val="center"/>
          </w:tcPr>
          <w:p w14:paraId="50AFFA19" w14:textId="622F45DF" w:rsidR="001B1263" w:rsidRPr="001B1263" w:rsidRDefault="00696EA1" w:rsidP="001B1263">
            <w:pPr>
              <w:spacing w:line="240" w:lineRule="auto"/>
              <w:rPr>
                <w:rFonts w:asciiTheme="minorHAnsi" w:hAnsiTheme="minorHAnsi" w:cstheme="minorHAnsi"/>
                <w:b/>
                <w:bCs/>
                <w:noProof/>
                <w:color w:val="FFFFFF"/>
                <w:sz w:val="24"/>
                <w:szCs w:val="24"/>
              </w:rPr>
            </w:pPr>
            <w:del w:id="44" w:author="sam cornet" w:date="2025-03-17T22:23:00Z" w16du:dateUtc="2025-03-17T21:23:00Z">
              <w:r w:rsidDel="00A3388F">
                <w:rPr>
                  <w:rFonts w:asciiTheme="minorHAnsi" w:hAnsiTheme="minorHAnsi" w:cstheme="minorHAnsi"/>
                  <w:b/>
                  <w:bCs/>
                  <w:noProof/>
                  <w:color w:val="FFFFFF"/>
                  <w:sz w:val="24"/>
                  <w:szCs w:val="24"/>
                </w:rPr>
                <w:delText>Introduction</w:delText>
              </w:r>
            </w:del>
            <w:ins w:id="45" w:author="sam cornet" w:date="2025-03-17T22:23:00Z" w16du:dateUtc="2025-03-17T21:23:00Z">
              <w:r w:rsidR="00A3388F">
                <w:rPr>
                  <w:rFonts w:asciiTheme="minorHAnsi" w:hAnsiTheme="minorHAnsi" w:cstheme="minorHAnsi"/>
                  <w:b/>
                  <w:bCs/>
                  <w:noProof/>
                  <w:color w:val="FFFFFF"/>
                  <w:sz w:val="24"/>
                  <w:szCs w:val="24"/>
                </w:rPr>
                <w:t>Le système endocrinien</w:t>
              </w:r>
            </w:ins>
          </w:p>
        </w:tc>
      </w:tr>
      <w:tr w:rsidR="00D74E5D" w:rsidRPr="002C1C62" w14:paraId="3A4E4A09" w14:textId="77777777" w:rsidTr="006F1C5C">
        <w:tblPrEx>
          <w:tblW w:w="9644" w:type="dxa"/>
          <w:jc w:val="center"/>
          <w:tblPrExChange w:id="46" w:author="sam cornet" w:date="2025-03-18T21:02:00Z" w16du:dateUtc="2025-03-18T20:02:00Z">
            <w:tblPrEx>
              <w:tblW w:w="9644" w:type="dxa"/>
              <w:jc w:val="center"/>
            </w:tblPrEx>
          </w:tblPrExChange>
        </w:tblPrEx>
        <w:trPr>
          <w:trHeight w:val="6090"/>
          <w:tblHeader/>
          <w:jc w:val="center"/>
          <w:trPrChange w:id="47" w:author="sam cornet" w:date="2025-03-18T21:02:00Z" w16du:dateUtc="2025-03-18T20:02:00Z">
            <w:trPr>
              <w:gridAfter w:val="0"/>
              <w:trHeight w:val="1134"/>
              <w:tblHeader/>
              <w:jc w:val="center"/>
            </w:trPr>
          </w:trPrChange>
        </w:trPr>
        <w:tc>
          <w:tcPr>
            <w:tcW w:w="1696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  <w:tcPrChange w:id="48" w:author="sam cornet" w:date="2025-03-18T21:02:00Z" w16du:dateUtc="2025-03-18T20:02:00Z">
              <w:tcPr>
                <w:tcW w:w="1696" w:type="dxa"/>
                <w:gridSpan w:val="2"/>
                <w:tcBorders>
                  <w:left w:val="single" w:sz="4" w:space="0" w:color="000000"/>
                  <w:bottom w:val="single" w:sz="4" w:space="0" w:color="auto"/>
                  <w:right w:val="single" w:sz="4" w:space="0" w:color="auto"/>
                </w:tcBorders>
                <w:shd w:val="clear" w:color="auto" w:fill="A6A6A6"/>
                <w:vAlign w:val="center"/>
              </w:tcPr>
            </w:tcPrChange>
          </w:tcPr>
          <w:p w14:paraId="334B087C" w14:textId="77777777" w:rsidR="00B34EB3" w:rsidRPr="002C1C62" w:rsidRDefault="00B34EB3" w:rsidP="00B34EB3">
            <w:pPr>
              <w:rPr>
                <w:rFonts w:asciiTheme="minorHAnsi" w:hAnsiTheme="minorHAnsi" w:cstheme="minorHAnsi"/>
                <w:noProof/>
                <w:color w:val="FFFFFF"/>
                <w:sz w:val="24"/>
                <w:szCs w:val="24"/>
              </w:rPr>
            </w:pPr>
          </w:p>
          <w:p w14:paraId="609146A0" w14:textId="544363D3" w:rsidR="00CB5DD5" w:rsidRPr="002C1C62" w:rsidDel="00A3388F" w:rsidRDefault="002B1B7D">
            <w:pPr>
              <w:rPr>
                <w:del w:id="49" w:author="sam cornet" w:date="2025-03-17T22:24:00Z" w16du:dateUtc="2025-03-17T21:24:00Z"/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 xml:space="preserve">Composition </w:t>
            </w:r>
            <w:del w:id="50" w:author="sam cornet" w:date="2025-03-17T22:24:00Z" w16du:dateUtc="2025-03-17T21:24:00Z">
              <w:r w:rsidDel="00A3388F">
                <w:rPr>
                  <w:rFonts w:asciiTheme="minorHAnsi" w:hAnsiTheme="minorHAnsi" w:cstheme="minorHAnsi"/>
                  <w:b/>
                  <w:bCs/>
                  <w:noProof/>
                  <w:sz w:val="20"/>
                  <w:szCs w:val="20"/>
                </w:rPr>
                <w:delText>du système endocrinien</w:delText>
              </w:r>
            </w:del>
          </w:p>
          <w:p w14:paraId="404F5033" w14:textId="77777777" w:rsidR="00D74E5D" w:rsidRPr="002C1C62" w:rsidRDefault="00D74E5D" w:rsidP="00A3388F">
            <w:pPr>
              <w:rPr>
                <w:rFonts w:asciiTheme="minorHAnsi" w:hAnsiTheme="minorHAnsi" w:cstheme="minorHAnsi"/>
                <w:b/>
                <w:bCs/>
                <w:szCs w:val="18"/>
              </w:rPr>
            </w:pPr>
          </w:p>
        </w:tc>
        <w:tc>
          <w:tcPr>
            <w:tcW w:w="7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  <w:tcPrChange w:id="51" w:author="sam cornet" w:date="2025-03-18T21:02:00Z" w16du:dateUtc="2025-03-18T20:02:00Z">
              <w:tcPr>
                <w:tcW w:w="7948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000000"/>
                </w:tcBorders>
                <w:vAlign w:val="center"/>
              </w:tcPr>
            </w:tcPrChange>
          </w:tcPr>
          <w:p w14:paraId="5AAFE40B" w14:textId="31F89B59" w:rsidR="002B1B7D" w:rsidRDefault="007D448A" w:rsidP="002B1B7D">
            <w:pPr>
              <w:pStyle w:val="p1"/>
              <w:numPr>
                <w:ilvl w:val="0"/>
                <w:numId w:val="27"/>
              </w:numPr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noProof/>
                <w:sz w:val="18"/>
                <w:szCs w:val="18"/>
              </w:rPr>
              <w:drawing>
                <wp:anchor distT="0" distB="0" distL="114300" distR="114300" simplePos="0" relativeHeight="251666944" behindDoc="0" locked="0" layoutInCell="1" allowOverlap="1" wp14:anchorId="131289C0" wp14:editId="000AA617">
                  <wp:simplePos x="0" y="0"/>
                  <wp:positionH relativeFrom="column">
                    <wp:posOffset>2635250</wp:posOffset>
                  </wp:positionH>
                  <wp:positionV relativeFrom="paragraph">
                    <wp:posOffset>124460</wp:posOffset>
                  </wp:positionV>
                  <wp:extent cx="2346960" cy="3013075"/>
                  <wp:effectExtent l="0" t="0" r="0" b="0"/>
                  <wp:wrapSquare wrapText="bothSides"/>
                  <wp:docPr id="1102985456" name="Image 13" descr="Une image contenant croquis, dessin, Dessin au trait, texte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2985456" name="Image 13" descr="Une image contenant croquis, dessin, Dessin au trait, texte&#10;&#10;Le contenu généré par l’IA peut être incorrect."/>
                          <pic:cNvPicPr/>
                        </pic:nvPicPr>
                        <pic:blipFill rotWithShape="1"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1900" t="3577" b="5374"/>
                          <a:stretch/>
                        </pic:blipFill>
                        <pic:spPr bwMode="auto">
                          <a:xfrm>
                            <a:off x="0" y="0"/>
                            <a:ext cx="2346960" cy="3013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2B1B7D" w:rsidRPr="002B1B7D">
              <w:rPr>
                <w:rFonts w:asciiTheme="minorHAnsi" w:hAnsiTheme="minorHAnsi" w:cstheme="minorHAnsi"/>
                <w:sz w:val="18"/>
                <w:szCs w:val="18"/>
              </w:rPr>
              <w:t>Le système endocrinien est composé de glandes endocrines</w:t>
            </w:r>
            <w:del w:id="52" w:author="sam cornet" w:date="2025-03-17T22:16:00Z" w16du:dateUtc="2025-03-17T21:16:00Z">
              <w:r w:rsidR="002B1B7D" w:rsidRPr="002B1B7D" w:rsidDel="00A3388F">
                <w:rPr>
                  <w:rFonts w:asciiTheme="minorHAnsi" w:hAnsiTheme="minorHAnsi" w:cstheme="minorHAnsi"/>
                  <w:sz w:val="18"/>
                  <w:szCs w:val="18"/>
                </w:rPr>
                <w:delText xml:space="preserve">, </w:delText>
              </w:r>
            </w:del>
          </w:p>
          <w:p w14:paraId="2DB455CB" w14:textId="596C7CB2" w:rsidR="002B1B7D" w:rsidRDefault="002B1B7D" w:rsidP="002B1B7D">
            <w:pPr>
              <w:pStyle w:val="p1"/>
              <w:numPr>
                <w:ilvl w:val="0"/>
                <w:numId w:val="28"/>
              </w:numPr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Di</w:t>
            </w:r>
            <w:r w:rsidRPr="002B1B7D">
              <w:rPr>
                <w:rFonts w:asciiTheme="minorHAnsi" w:hAnsiTheme="minorHAnsi" w:cstheme="minorHAnsi"/>
                <w:sz w:val="18"/>
                <w:szCs w:val="18"/>
              </w:rPr>
              <w:t>spersées dans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r w:rsidRPr="002B1B7D">
              <w:rPr>
                <w:rFonts w:asciiTheme="minorHAnsi" w:hAnsiTheme="minorHAnsi" w:cstheme="minorHAnsi"/>
                <w:sz w:val="18"/>
                <w:szCs w:val="18"/>
              </w:rPr>
              <w:t>le corps</w:t>
            </w:r>
          </w:p>
          <w:p w14:paraId="32AAEBAA" w14:textId="4BD6FC3D" w:rsidR="002B1B7D" w:rsidRDefault="002B1B7D" w:rsidP="002B1B7D">
            <w:pPr>
              <w:pStyle w:val="p1"/>
              <w:numPr>
                <w:ilvl w:val="0"/>
                <w:numId w:val="28"/>
              </w:numPr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Q</w:t>
            </w:r>
            <w:r w:rsidRPr="002B1B7D">
              <w:rPr>
                <w:rFonts w:asciiTheme="minorHAnsi" w:hAnsiTheme="minorHAnsi" w:cstheme="minorHAnsi"/>
                <w:sz w:val="18"/>
                <w:szCs w:val="18"/>
              </w:rPr>
              <w:t xml:space="preserve">ui libèrent des </w:t>
            </w:r>
            <w:r w:rsidRPr="006954A2">
              <w:rPr>
                <w:rStyle w:val="s1"/>
                <w:rFonts w:asciiTheme="minorHAnsi" w:hAnsiTheme="minorHAnsi" w:cstheme="minorHAnsi"/>
                <w:b/>
                <w:bCs/>
                <w:sz w:val="18"/>
                <w:szCs w:val="18"/>
              </w:rPr>
              <w:t>hormones</w:t>
            </w:r>
            <w:r w:rsidRPr="002B1B7D">
              <w:rPr>
                <w:rStyle w:val="s1"/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r w:rsidRPr="002B1B7D">
              <w:rPr>
                <w:rFonts w:asciiTheme="minorHAnsi" w:hAnsiTheme="minorHAnsi" w:cstheme="minorHAnsi"/>
                <w:sz w:val="18"/>
                <w:szCs w:val="18"/>
              </w:rPr>
              <w:t>dans la circulation sanguin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e</w:t>
            </w:r>
          </w:p>
          <w:p w14:paraId="216B5ED7" w14:textId="546092F9" w:rsidR="002B1B7D" w:rsidRPr="006954A2" w:rsidRDefault="002B1B7D" w:rsidP="002B1B7D">
            <w:pPr>
              <w:pStyle w:val="p1"/>
              <w:numPr>
                <w:ilvl w:val="0"/>
                <w:numId w:val="29"/>
              </w:numP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H</w:t>
            </w:r>
            <w:r w:rsidRPr="002B1B7D">
              <w:rPr>
                <w:rFonts w:asciiTheme="minorHAnsi" w:hAnsiTheme="minorHAnsi" w:cstheme="minorHAnsi"/>
                <w:sz w:val="18"/>
                <w:szCs w:val="18"/>
              </w:rPr>
              <w:t xml:space="preserve">ormones </w:t>
            </w:r>
            <w:del w:id="53" w:author="sam cornet" w:date="2025-03-17T22:16:00Z" w16du:dateUtc="2025-03-17T21:16:00Z">
              <w:r w:rsidRPr="002B1B7D" w:rsidDel="00A3388F">
                <w:rPr>
                  <w:rFonts w:asciiTheme="minorHAnsi" w:hAnsiTheme="minorHAnsi" w:cstheme="minorHAnsi"/>
                  <w:sz w:val="18"/>
                  <w:szCs w:val="18"/>
                </w:rPr>
                <w:delText>considérées comme des</w:delText>
              </w:r>
            </w:del>
            <w:ins w:id="54" w:author="sam cornet" w:date="2025-03-17T22:16:00Z" w16du:dateUtc="2025-03-17T21:16:00Z">
              <w:r w:rsidR="00A3388F">
                <w:rPr>
                  <w:rFonts w:asciiTheme="minorHAnsi" w:hAnsiTheme="minorHAnsi" w:cstheme="minorHAnsi"/>
                  <w:sz w:val="18"/>
                  <w:szCs w:val="18"/>
                </w:rPr>
                <w:t>=</w:t>
              </w:r>
            </w:ins>
            <w:r w:rsidRPr="002B1B7D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ins w:id="55" w:author="sam cornet" w:date="2025-03-17T22:16:00Z" w16du:dateUtc="2025-03-17T21:16:00Z">
              <w:r w:rsidR="00A3388F">
                <w:rPr>
                  <w:rStyle w:val="s2"/>
                  <w:b/>
                  <w:bCs/>
                </w:rPr>
                <w:t>M</w:t>
              </w:r>
            </w:ins>
            <w:del w:id="56" w:author="sam cornet" w:date="2025-03-17T22:16:00Z" w16du:dateUtc="2025-03-17T21:16:00Z">
              <w:r w:rsidRPr="006954A2" w:rsidDel="00A3388F">
                <w:rPr>
                  <w:rStyle w:val="s2"/>
                  <w:rFonts w:asciiTheme="minorHAnsi" w:hAnsiTheme="minorHAnsi" w:cstheme="minorHAnsi"/>
                  <w:b/>
                  <w:bCs/>
                  <w:sz w:val="18"/>
                  <w:szCs w:val="18"/>
                </w:rPr>
                <w:delText>m</w:delText>
              </w:r>
            </w:del>
            <w:r w:rsidRPr="006954A2">
              <w:rPr>
                <w:rStyle w:val="s2"/>
                <w:rFonts w:asciiTheme="minorHAnsi" w:hAnsiTheme="minorHAnsi" w:cstheme="minorHAnsi"/>
                <w:b/>
                <w:bCs/>
                <w:sz w:val="18"/>
                <w:szCs w:val="18"/>
              </w:rPr>
              <w:t>essagers</w:t>
            </w:r>
            <w:r w:rsidRPr="002B1B7D">
              <w:rPr>
                <w:rStyle w:val="s2"/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r w:rsidRPr="002B1B7D">
              <w:rPr>
                <w:rFonts w:asciiTheme="minorHAnsi" w:hAnsiTheme="minorHAnsi" w:cstheme="minorHAnsi"/>
                <w:sz w:val="18"/>
                <w:szCs w:val="18"/>
              </w:rPr>
              <w:t>chimiques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r w:rsidRPr="002B1B7D">
              <w:rPr>
                <w:rFonts w:asciiTheme="minorHAnsi" w:hAnsiTheme="minorHAnsi" w:cstheme="minorHAnsi"/>
                <w:sz w:val="18"/>
                <w:szCs w:val="18"/>
              </w:rPr>
              <w:t xml:space="preserve">véhiculés jusqu'aux </w:t>
            </w:r>
            <w:r w:rsidRPr="006954A2">
              <w:rPr>
                <w:rStyle w:val="s1"/>
                <w:rFonts w:asciiTheme="minorHAnsi" w:hAnsiTheme="minorHAnsi" w:cstheme="minorHAnsi"/>
                <w:b/>
                <w:bCs/>
                <w:sz w:val="18"/>
                <w:szCs w:val="18"/>
              </w:rPr>
              <w:t>cellules-cibles</w:t>
            </w:r>
          </w:p>
          <w:p w14:paraId="0A5DA308" w14:textId="2BDB9E6B" w:rsidR="002B1B7D" w:rsidDel="00A3388F" w:rsidRDefault="002B1B7D" w:rsidP="002B1B7D">
            <w:pPr>
              <w:pStyle w:val="p1"/>
              <w:numPr>
                <w:ilvl w:val="0"/>
                <w:numId w:val="27"/>
              </w:numPr>
              <w:rPr>
                <w:del w:id="57" w:author="sam cornet" w:date="2025-03-17T22:18:00Z" w16du:dateUtc="2025-03-17T21:18:00Z"/>
                <w:rFonts w:asciiTheme="minorHAnsi" w:hAnsiTheme="minorHAnsi" w:cstheme="minorHAnsi"/>
                <w:sz w:val="18"/>
                <w:szCs w:val="18"/>
              </w:rPr>
            </w:pPr>
            <w:del w:id="58" w:author="sam cornet" w:date="2025-03-17T22:17:00Z" w16du:dateUtc="2025-03-17T21:17:00Z">
              <w:r w:rsidRPr="002B1B7D" w:rsidDel="00A3388F">
                <w:rPr>
                  <w:rFonts w:asciiTheme="minorHAnsi" w:hAnsiTheme="minorHAnsi" w:cstheme="minorHAnsi"/>
                  <w:sz w:val="18"/>
                  <w:szCs w:val="18"/>
                </w:rPr>
                <w:delText>Plusieurs structures anatomiques font partie des</w:delText>
              </w:r>
            </w:del>
            <w:del w:id="59" w:author="sam cornet" w:date="2025-03-17T22:18:00Z" w16du:dateUtc="2025-03-17T21:18:00Z">
              <w:r w:rsidDel="00A3388F">
                <w:rPr>
                  <w:rFonts w:asciiTheme="minorHAnsi" w:hAnsiTheme="minorHAnsi" w:cstheme="minorHAnsi"/>
                  <w:sz w:val="18"/>
                  <w:szCs w:val="18"/>
                </w:rPr>
                <w:delText xml:space="preserve"> </w:delText>
              </w:r>
              <w:r w:rsidRPr="002B1B7D" w:rsidDel="00A3388F">
                <w:rPr>
                  <w:rFonts w:asciiTheme="minorHAnsi" w:hAnsiTheme="minorHAnsi" w:cstheme="minorHAnsi"/>
                  <w:sz w:val="18"/>
                  <w:szCs w:val="18"/>
                </w:rPr>
                <w:delText>glandes endocrines</w:delText>
              </w:r>
            </w:del>
          </w:p>
          <w:p w14:paraId="6623AFE5" w14:textId="39803551" w:rsidR="002B1B7D" w:rsidDel="00A3388F" w:rsidRDefault="002B1B7D" w:rsidP="002B1B7D">
            <w:pPr>
              <w:pStyle w:val="p1"/>
              <w:numPr>
                <w:ilvl w:val="0"/>
                <w:numId w:val="30"/>
              </w:numPr>
              <w:rPr>
                <w:del w:id="60" w:author="sam cornet" w:date="2025-03-17T22:17:00Z" w16du:dateUtc="2025-03-17T21:17:00Z"/>
                <w:rFonts w:asciiTheme="minorHAnsi" w:hAnsiTheme="minorHAnsi" w:cstheme="minorHAnsi"/>
                <w:sz w:val="18"/>
                <w:szCs w:val="18"/>
              </w:rPr>
            </w:pPr>
            <w:del w:id="61" w:author="sam cornet" w:date="2025-03-17T22:17:00Z" w16du:dateUtc="2025-03-17T21:17:00Z">
              <w:r w:rsidDel="00A3388F">
                <w:rPr>
                  <w:rFonts w:asciiTheme="minorHAnsi" w:hAnsiTheme="minorHAnsi" w:cstheme="minorHAnsi"/>
                  <w:sz w:val="18"/>
                  <w:szCs w:val="18"/>
                </w:rPr>
                <w:delText>Seulement</w:delText>
              </w:r>
              <w:r w:rsidRPr="002B1B7D" w:rsidDel="00A3388F">
                <w:rPr>
                  <w:rFonts w:asciiTheme="minorHAnsi" w:hAnsiTheme="minorHAnsi" w:cstheme="minorHAnsi"/>
                  <w:sz w:val="18"/>
                  <w:szCs w:val="18"/>
                </w:rPr>
                <w:delText xml:space="preserve"> un petit nombre sont de « véritables »</w:delText>
              </w:r>
              <w:r w:rsidDel="00A3388F">
                <w:rPr>
                  <w:rFonts w:asciiTheme="minorHAnsi" w:hAnsiTheme="minorHAnsi" w:cstheme="minorHAnsi"/>
                  <w:sz w:val="18"/>
                  <w:szCs w:val="18"/>
                </w:rPr>
                <w:delText xml:space="preserve"> </w:delText>
              </w:r>
              <w:r w:rsidRPr="002B1B7D" w:rsidDel="00A3388F">
                <w:rPr>
                  <w:rFonts w:asciiTheme="minorHAnsi" w:hAnsiTheme="minorHAnsi" w:cstheme="minorHAnsi"/>
                  <w:sz w:val="18"/>
                  <w:szCs w:val="18"/>
                </w:rPr>
                <w:delText>glandes endocrines</w:delText>
              </w:r>
            </w:del>
          </w:p>
          <w:p w14:paraId="6984CC83" w14:textId="748FD3BD" w:rsidR="002B1B7D" w:rsidDel="00A3388F" w:rsidRDefault="002B1B7D" w:rsidP="002B1B7D">
            <w:pPr>
              <w:pStyle w:val="p1"/>
              <w:numPr>
                <w:ilvl w:val="0"/>
                <w:numId w:val="30"/>
              </w:numPr>
              <w:rPr>
                <w:del w:id="62" w:author="sam cornet" w:date="2025-03-17T22:17:00Z" w16du:dateUtc="2025-03-17T21:17:00Z"/>
                <w:rFonts w:asciiTheme="minorHAnsi" w:hAnsiTheme="minorHAnsi" w:cstheme="minorHAnsi"/>
                <w:sz w:val="18"/>
                <w:szCs w:val="18"/>
              </w:rPr>
            </w:pPr>
            <w:del w:id="63" w:author="sam cornet" w:date="2025-03-17T22:17:00Z" w16du:dateUtc="2025-03-17T21:17:00Z">
              <w:r w:rsidDel="00A3388F">
                <w:rPr>
                  <w:rFonts w:asciiTheme="minorHAnsi" w:hAnsiTheme="minorHAnsi" w:cstheme="minorHAnsi"/>
                  <w:sz w:val="18"/>
                  <w:szCs w:val="18"/>
                </w:rPr>
                <w:delText>C</w:delText>
              </w:r>
              <w:r w:rsidRPr="002B1B7D" w:rsidDel="00A3388F">
                <w:rPr>
                  <w:rFonts w:asciiTheme="minorHAnsi" w:hAnsiTheme="minorHAnsi" w:cstheme="minorHAnsi"/>
                  <w:sz w:val="18"/>
                  <w:szCs w:val="18"/>
                </w:rPr>
                <w:delText>’est à dire des structures spécialisées uniquement dans la sécrétion des hormones.</w:delText>
              </w:r>
            </w:del>
          </w:p>
          <w:p w14:paraId="723F6F53" w14:textId="4CBAE508" w:rsidR="002B1B7D" w:rsidRDefault="002B1B7D" w:rsidP="002B1B7D">
            <w:pPr>
              <w:pStyle w:val="p1"/>
              <w:numPr>
                <w:ilvl w:val="0"/>
                <w:numId w:val="30"/>
              </w:numPr>
              <w:rPr>
                <w:ins w:id="64" w:author="sam cornet" w:date="2025-03-17T22:17:00Z" w16du:dateUtc="2025-03-17T21:17:00Z"/>
                <w:rFonts w:asciiTheme="minorHAnsi" w:hAnsiTheme="minorHAnsi" w:cstheme="minorHAnsi"/>
                <w:sz w:val="18"/>
                <w:szCs w:val="18"/>
              </w:rPr>
            </w:pPr>
            <w:del w:id="65" w:author="sam cornet" w:date="2025-03-17T22:17:00Z" w16du:dateUtc="2025-03-17T21:17:00Z">
              <w:r w:rsidRPr="002B1B7D" w:rsidDel="00A3388F">
                <w:rPr>
                  <w:rFonts w:asciiTheme="minorHAnsi" w:hAnsiTheme="minorHAnsi" w:cstheme="minorHAnsi"/>
                  <w:sz w:val="18"/>
                  <w:szCs w:val="18"/>
                </w:rPr>
                <w:delText xml:space="preserve"> </w:delText>
              </w:r>
            </w:del>
            <w:r w:rsidRPr="002B1B7D">
              <w:rPr>
                <w:rFonts w:asciiTheme="minorHAnsi" w:hAnsiTheme="minorHAnsi" w:cstheme="minorHAnsi"/>
                <w:sz w:val="18"/>
                <w:szCs w:val="18"/>
              </w:rPr>
              <w:t xml:space="preserve">« 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V</w:t>
            </w:r>
            <w:r w:rsidRPr="002B1B7D">
              <w:rPr>
                <w:rFonts w:asciiTheme="minorHAnsi" w:hAnsiTheme="minorHAnsi" w:cstheme="minorHAnsi"/>
                <w:sz w:val="18"/>
                <w:szCs w:val="18"/>
              </w:rPr>
              <w:t>éritables » glandes endocrines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 :</w:t>
            </w:r>
            <w:r w:rsidRPr="002B1B7D">
              <w:rPr>
                <w:rFonts w:asciiTheme="minorHAnsi" w:hAnsiTheme="minorHAnsi" w:cstheme="minorHAnsi"/>
                <w:sz w:val="18"/>
                <w:szCs w:val="18"/>
              </w:rPr>
              <w:t xml:space="preserve"> la </w:t>
            </w:r>
            <w:r w:rsidRPr="006954A2">
              <w:rPr>
                <w:rStyle w:val="s1"/>
                <w:rFonts w:asciiTheme="minorHAnsi" w:hAnsiTheme="minorHAnsi" w:cstheme="minorHAnsi"/>
                <w:b/>
                <w:bCs/>
                <w:sz w:val="18"/>
                <w:szCs w:val="18"/>
              </w:rPr>
              <w:t>thyroïde</w:t>
            </w:r>
            <w:r w:rsidRPr="002B1B7D">
              <w:rPr>
                <w:rFonts w:asciiTheme="minorHAnsi" w:hAnsiTheme="minorHAnsi" w:cstheme="minorHAnsi"/>
                <w:sz w:val="18"/>
                <w:szCs w:val="18"/>
              </w:rPr>
              <w:t xml:space="preserve">, </w:t>
            </w:r>
            <w:r w:rsidRPr="006954A2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l’</w:t>
            </w:r>
            <w:r w:rsidRPr="006954A2">
              <w:rPr>
                <w:rStyle w:val="s1"/>
                <w:rFonts w:asciiTheme="minorHAnsi" w:hAnsiTheme="minorHAnsi" w:cstheme="minorHAnsi"/>
                <w:b/>
                <w:bCs/>
                <w:sz w:val="18"/>
                <w:szCs w:val="18"/>
              </w:rPr>
              <w:t>hypophyse</w:t>
            </w:r>
            <w:r w:rsidRPr="002B1B7D">
              <w:rPr>
                <w:rStyle w:val="s1"/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r>
              <w:rPr>
                <w:rStyle w:val="s1"/>
              </w:rPr>
              <w:t xml:space="preserve">ou </w:t>
            </w:r>
            <w:r w:rsidRPr="002B1B7D">
              <w:rPr>
                <w:rFonts w:asciiTheme="minorHAnsi" w:hAnsiTheme="minorHAnsi" w:cstheme="minorHAnsi"/>
                <w:sz w:val="18"/>
                <w:szCs w:val="18"/>
              </w:rPr>
              <w:t xml:space="preserve">les </w:t>
            </w:r>
            <w:r w:rsidRPr="006954A2">
              <w:rPr>
                <w:rStyle w:val="s1"/>
                <w:rFonts w:asciiTheme="minorHAnsi" w:hAnsiTheme="minorHAnsi" w:cstheme="minorHAnsi"/>
                <w:b/>
                <w:bCs/>
                <w:sz w:val="18"/>
                <w:szCs w:val="18"/>
              </w:rPr>
              <w:t>surrénales</w:t>
            </w:r>
            <w:r w:rsidRPr="002B1B7D">
              <w:rPr>
                <w:rFonts w:asciiTheme="minorHAnsi" w:hAnsiTheme="minorHAnsi" w:cstheme="minorHAnsi"/>
                <w:sz w:val="18"/>
                <w:szCs w:val="18"/>
              </w:rPr>
              <w:t xml:space="preserve">... </w:t>
            </w:r>
          </w:p>
          <w:p w14:paraId="4BCB0470" w14:textId="0B21C127" w:rsidR="00A3388F" w:rsidRPr="002B1B7D" w:rsidRDefault="00A3388F">
            <w:pPr>
              <w:pStyle w:val="p1"/>
              <w:numPr>
                <w:ilvl w:val="0"/>
                <w:numId w:val="29"/>
              </w:numPr>
              <w:rPr>
                <w:rFonts w:asciiTheme="minorHAnsi" w:hAnsiTheme="minorHAnsi" w:cstheme="minorHAnsi"/>
                <w:sz w:val="18"/>
                <w:szCs w:val="18"/>
              </w:rPr>
              <w:pPrChange w:id="66" w:author="sam cornet" w:date="2025-03-17T22:17:00Z" w16du:dateUtc="2025-03-17T21:17:00Z">
                <w:pPr>
                  <w:pStyle w:val="p1"/>
                  <w:numPr>
                    <w:numId w:val="30"/>
                  </w:numPr>
                  <w:ind w:left="644" w:hanging="360"/>
                </w:pPr>
              </w:pPrChange>
            </w:pPr>
            <w:ins w:id="67" w:author="sam cornet" w:date="2025-03-17T22:17:00Z" w16du:dateUtc="2025-03-17T21:17:00Z">
              <w:r>
                <w:rPr>
                  <w:rFonts w:asciiTheme="minorHAnsi" w:hAnsiTheme="minorHAnsi" w:cstheme="minorHAnsi"/>
                  <w:sz w:val="18"/>
                  <w:szCs w:val="18"/>
                </w:rPr>
                <w:t>= S</w:t>
              </w:r>
              <w:r w:rsidRPr="002B1B7D">
                <w:rPr>
                  <w:rFonts w:asciiTheme="minorHAnsi" w:hAnsiTheme="minorHAnsi" w:cstheme="minorHAnsi"/>
                  <w:sz w:val="18"/>
                  <w:szCs w:val="18"/>
                </w:rPr>
                <w:t>tructures spécialisées uniquement dans la sécrétion des hormones</w:t>
              </w:r>
            </w:ins>
          </w:p>
          <w:p w14:paraId="7CC5F999" w14:textId="291A4DF7" w:rsidR="002B1B7D" w:rsidDel="00A3388F" w:rsidRDefault="002B1B7D" w:rsidP="002B1B7D">
            <w:pPr>
              <w:pStyle w:val="p1"/>
              <w:numPr>
                <w:ilvl w:val="0"/>
                <w:numId w:val="27"/>
              </w:numPr>
              <w:rPr>
                <w:del w:id="68" w:author="sam cornet" w:date="2025-03-17T22:18:00Z" w16du:dateUtc="2025-03-17T21:18:00Z"/>
                <w:rFonts w:asciiTheme="minorHAnsi" w:hAnsiTheme="minorHAnsi" w:cstheme="minorHAnsi"/>
                <w:sz w:val="18"/>
                <w:szCs w:val="18"/>
              </w:rPr>
            </w:pPr>
            <w:del w:id="69" w:author="sam cornet" w:date="2025-03-17T22:18:00Z" w16du:dateUtc="2025-03-17T21:18:00Z">
              <w:r w:rsidRPr="002B1B7D" w:rsidDel="00A3388F">
                <w:rPr>
                  <w:rFonts w:asciiTheme="minorHAnsi" w:hAnsiTheme="minorHAnsi" w:cstheme="minorHAnsi"/>
                  <w:sz w:val="18"/>
                  <w:szCs w:val="18"/>
                </w:rPr>
                <w:delText>D’autres organes sont capables d’assurer à la fois une fonction endocrine et un autre rôle</w:delText>
              </w:r>
              <w:r w:rsidDel="00A3388F">
                <w:rPr>
                  <w:rFonts w:asciiTheme="minorHAnsi" w:hAnsiTheme="minorHAnsi" w:cstheme="minorHAnsi"/>
                  <w:sz w:val="18"/>
                  <w:szCs w:val="18"/>
                </w:rPr>
                <w:delText xml:space="preserve"> </w:delText>
              </w:r>
              <w:r w:rsidRPr="002B1B7D" w:rsidDel="00A3388F">
                <w:rPr>
                  <w:rFonts w:asciiTheme="minorHAnsi" w:hAnsiTheme="minorHAnsi" w:cstheme="minorHAnsi"/>
                  <w:sz w:val="18"/>
                  <w:szCs w:val="18"/>
                </w:rPr>
                <w:delText xml:space="preserve">physiologique </w:delText>
              </w:r>
            </w:del>
          </w:p>
          <w:p w14:paraId="542F5022" w14:textId="7D950907" w:rsidR="002B1B7D" w:rsidRPr="002B1B7D" w:rsidDel="00A3388F" w:rsidRDefault="002B1B7D" w:rsidP="002B1B7D">
            <w:pPr>
              <w:pStyle w:val="p1"/>
              <w:numPr>
                <w:ilvl w:val="0"/>
                <w:numId w:val="31"/>
              </w:numPr>
              <w:rPr>
                <w:del w:id="70" w:author="sam cornet" w:date="2025-03-17T22:18:00Z" w16du:dateUtc="2025-03-17T21:18:00Z"/>
                <w:rStyle w:val="s4"/>
                <w:rFonts w:asciiTheme="minorHAnsi" w:hAnsiTheme="minorHAnsi" w:cstheme="minorHAnsi"/>
              </w:rPr>
            </w:pPr>
            <w:del w:id="71" w:author="sam cornet" w:date="2025-03-17T22:18:00Z" w16du:dateUtc="2025-03-17T21:18:00Z">
              <w:r w:rsidDel="00A3388F">
                <w:rPr>
                  <w:rFonts w:asciiTheme="minorHAnsi" w:hAnsiTheme="minorHAnsi" w:cstheme="minorHAnsi"/>
                  <w:sz w:val="18"/>
                  <w:szCs w:val="18"/>
                </w:rPr>
                <w:delText>I</w:delText>
              </w:r>
              <w:r w:rsidRPr="002B1B7D" w:rsidDel="00A3388F">
                <w:rPr>
                  <w:rFonts w:asciiTheme="minorHAnsi" w:hAnsiTheme="minorHAnsi" w:cstheme="minorHAnsi"/>
                  <w:sz w:val="18"/>
                  <w:szCs w:val="18"/>
                </w:rPr>
                <w:delText xml:space="preserve">l s’agit par exemple de </w:delText>
              </w:r>
              <w:r w:rsidRPr="006954A2" w:rsidDel="00A3388F">
                <w:rPr>
                  <w:rStyle w:val="s3"/>
                  <w:rFonts w:asciiTheme="minorHAnsi" w:hAnsiTheme="minorHAnsi" w:cstheme="minorHAnsi"/>
                  <w:b/>
                  <w:bCs/>
                </w:rPr>
                <w:delText>l’</w:delText>
              </w:r>
              <w:r w:rsidRPr="006954A2" w:rsidDel="00A3388F">
                <w:rPr>
                  <w:rStyle w:val="s2"/>
                  <w:rFonts w:asciiTheme="minorHAnsi" w:hAnsiTheme="minorHAnsi" w:cstheme="minorHAnsi"/>
                  <w:b/>
                  <w:bCs/>
                  <w:sz w:val="18"/>
                  <w:szCs w:val="18"/>
                </w:rPr>
                <w:delText>estomac</w:delText>
              </w:r>
              <w:r w:rsidRPr="002B1B7D" w:rsidDel="00A3388F">
                <w:rPr>
                  <w:rStyle w:val="s3"/>
                  <w:rFonts w:asciiTheme="minorHAnsi" w:hAnsiTheme="minorHAnsi" w:cstheme="minorHAnsi"/>
                </w:rPr>
                <w:delText xml:space="preserve">, </w:delText>
              </w:r>
              <w:r w:rsidRPr="002B1B7D" w:rsidDel="00A3388F">
                <w:rPr>
                  <w:rFonts w:asciiTheme="minorHAnsi" w:hAnsiTheme="minorHAnsi" w:cstheme="minorHAnsi"/>
                  <w:sz w:val="18"/>
                  <w:szCs w:val="18"/>
                </w:rPr>
                <w:delText xml:space="preserve">du </w:delText>
              </w:r>
              <w:r w:rsidRPr="006954A2" w:rsidDel="00A3388F">
                <w:rPr>
                  <w:rStyle w:val="s1"/>
                  <w:rFonts w:asciiTheme="minorHAnsi" w:hAnsiTheme="minorHAnsi" w:cstheme="minorHAnsi"/>
                  <w:b/>
                  <w:bCs/>
                  <w:sz w:val="18"/>
                  <w:szCs w:val="18"/>
                </w:rPr>
                <w:delText>cœur</w:delText>
              </w:r>
              <w:r w:rsidRPr="002B1B7D" w:rsidDel="00A3388F">
                <w:rPr>
                  <w:rFonts w:asciiTheme="minorHAnsi" w:hAnsiTheme="minorHAnsi" w:cstheme="minorHAnsi"/>
                  <w:sz w:val="18"/>
                  <w:szCs w:val="18"/>
                </w:rPr>
                <w:delText xml:space="preserve">, du </w:delText>
              </w:r>
              <w:r w:rsidRPr="006954A2" w:rsidDel="00A3388F">
                <w:rPr>
                  <w:rStyle w:val="s1"/>
                  <w:rFonts w:asciiTheme="minorHAnsi" w:hAnsiTheme="minorHAnsi" w:cstheme="minorHAnsi"/>
                  <w:b/>
                  <w:bCs/>
                  <w:sz w:val="18"/>
                  <w:szCs w:val="18"/>
                </w:rPr>
                <w:delText>foie</w:delText>
              </w:r>
              <w:r w:rsidRPr="002B1B7D" w:rsidDel="00A3388F">
                <w:rPr>
                  <w:rFonts w:asciiTheme="minorHAnsi" w:hAnsiTheme="minorHAnsi" w:cstheme="minorHAnsi"/>
                  <w:sz w:val="18"/>
                  <w:szCs w:val="18"/>
                </w:rPr>
                <w:delText xml:space="preserve">, des </w:delText>
              </w:r>
              <w:r w:rsidRPr="006954A2" w:rsidDel="00A3388F">
                <w:rPr>
                  <w:rStyle w:val="s1"/>
                  <w:rFonts w:asciiTheme="minorHAnsi" w:hAnsiTheme="minorHAnsi" w:cstheme="minorHAnsi"/>
                  <w:b/>
                  <w:bCs/>
                  <w:sz w:val="18"/>
                  <w:szCs w:val="18"/>
                </w:rPr>
                <w:delText>reins</w:delText>
              </w:r>
              <w:r w:rsidRPr="002B1B7D" w:rsidDel="00A3388F">
                <w:rPr>
                  <w:rStyle w:val="s1"/>
                  <w:rFonts w:asciiTheme="minorHAnsi" w:hAnsiTheme="minorHAnsi" w:cstheme="minorHAnsi"/>
                  <w:sz w:val="18"/>
                  <w:szCs w:val="18"/>
                </w:rPr>
                <w:delText xml:space="preserve"> </w:delText>
              </w:r>
              <w:r w:rsidRPr="002B1B7D" w:rsidDel="00A3388F">
                <w:rPr>
                  <w:rFonts w:asciiTheme="minorHAnsi" w:hAnsiTheme="minorHAnsi" w:cstheme="minorHAnsi"/>
                  <w:sz w:val="18"/>
                  <w:szCs w:val="18"/>
                </w:rPr>
                <w:delText>et</w:delText>
              </w:r>
              <w:r w:rsidDel="00A3388F">
                <w:rPr>
                  <w:rFonts w:asciiTheme="minorHAnsi" w:hAnsiTheme="minorHAnsi" w:cstheme="minorHAnsi"/>
                  <w:sz w:val="18"/>
                  <w:szCs w:val="18"/>
                </w:rPr>
                <w:delText xml:space="preserve"> </w:delText>
              </w:r>
              <w:r w:rsidRPr="002B1B7D" w:rsidDel="00A3388F">
                <w:rPr>
                  <w:rStyle w:val="s4"/>
                  <w:rFonts w:asciiTheme="minorHAnsi" w:eastAsia="Calibri" w:hAnsiTheme="minorHAnsi" w:cstheme="minorHAnsi"/>
                </w:rPr>
                <w:delText xml:space="preserve">du </w:delText>
              </w:r>
              <w:r w:rsidRPr="006954A2" w:rsidDel="00A3388F">
                <w:rPr>
                  <w:rFonts w:asciiTheme="minorHAnsi" w:hAnsiTheme="minorHAnsi" w:cstheme="minorHAnsi"/>
                  <w:b/>
                  <w:bCs/>
                  <w:sz w:val="18"/>
                  <w:szCs w:val="18"/>
                </w:rPr>
                <w:delText>placenta</w:delText>
              </w:r>
            </w:del>
          </w:p>
          <w:p w14:paraId="34950EFD" w14:textId="7A88D58C" w:rsidR="002B1B7D" w:rsidRDefault="002B1B7D">
            <w:pPr>
              <w:pStyle w:val="p1"/>
              <w:numPr>
                <w:ilvl w:val="0"/>
                <w:numId w:val="76"/>
              </w:numPr>
              <w:rPr>
                <w:rFonts w:asciiTheme="minorHAnsi" w:hAnsiTheme="minorHAnsi" w:cstheme="minorHAnsi"/>
                <w:sz w:val="18"/>
                <w:szCs w:val="18"/>
              </w:rPr>
              <w:pPrChange w:id="72" w:author="sam cornet" w:date="2025-03-17T22:18:00Z" w16du:dateUtc="2025-03-17T21:18:00Z">
                <w:pPr>
                  <w:pStyle w:val="p1"/>
                  <w:numPr>
                    <w:numId w:val="27"/>
                  </w:numPr>
                  <w:ind w:left="360" w:hanging="360"/>
                </w:pPr>
              </w:pPrChange>
            </w:pPr>
            <w:r w:rsidRPr="002B1B7D">
              <w:rPr>
                <w:rFonts w:asciiTheme="minorHAnsi" w:hAnsiTheme="minorHAnsi" w:cstheme="minorHAnsi"/>
                <w:sz w:val="18"/>
                <w:szCs w:val="18"/>
              </w:rPr>
              <w:t xml:space="preserve">Le tissu adipeux peut être aussi considéré comme une « glande endocrine » </w:t>
            </w:r>
          </w:p>
          <w:p w14:paraId="47CB4BBC" w14:textId="1FC09A36" w:rsidR="002B1B7D" w:rsidRDefault="002B1B7D">
            <w:pPr>
              <w:pStyle w:val="p1"/>
              <w:numPr>
                <w:ilvl w:val="0"/>
                <w:numId w:val="29"/>
              </w:numPr>
              <w:rPr>
                <w:rFonts w:asciiTheme="minorHAnsi" w:hAnsiTheme="minorHAnsi" w:cstheme="minorHAnsi"/>
                <w:sz w:val="18"/>
                <w:szCs w:val="18"/>
              </w:rPr>
              <w:pPrChange w:id="73" w:author="sam cornet" w:date="2025-03-17T22:18:00Z" w16du:dateUtc="2025-03-17T21:18:00Z">
                <w:pPr>
                  <w:pStyle w:val="p1"/>
                  <w:numPr>
                    <w:numId w:val="31"/>
                  </w:numPr>
                  <w:ind w:left="644" w:hanging="360"/>
                </w:pPr>
              </w:pPrChange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I</w:t>
            </w:r>
            <w:r w:rsidRPr="002B1B7D">
              <w:rPr>
                <w:rFonts w:asciiTheme="minorHAnsi" w:hAnsiTheme="minorHAnsi" w:cstheme="minorHAnsi"/>
                <w:sz w:val="18"/>
                <w:szCs w:val="18"/>
              </w:rPr>
              <w:t>l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r w:rsidRPr="002B1B7D">
              <w:rPr>
                <w:rFonts w:asciiTheme="minorHAnsi" w:hAnsiTheme="minorHAnsi" w:cstheme="minorHAnsi"/>
                <w:sz w:val="18"/>
                <w:szCs w:val="18"/>
              </w:rPr>
              <w:t>sécrète plusieurs hormones, appelés hormones adipocytaires</w:t>
            </w:r>
          </w:p>
          <w:p w14:paraId="3F0079CA" w14:textId="4CC840FE" w:rsidR="002B1B7D" w:rsidRPr="00A3388F" w:rsidDel="00A3388F" w:rsidRDefault="002B1B7D" w:rsidP="00A3388F">
            <w:pPr>
              <w:pStyle w:val="p1"/>
              <w:numPr>
                <w:ilvl w:val="0"/>
                <w:numId w:val="77"/>
              </w:numPr>
              <w:rPr>
                <w:del w:id="74" w:author="sam cornet" w:date="2025-03-17T22:18:00Z" w16du:dateUtc="2025-03-17T21:18:00Z"/>
                <w:rStyle w:val="s4"/>
                <w:rFonts w:asciiTheme="minorHAnsi" w:hAnsiTheme="minorHAnsi" w:cstheme="minorHAnsi"/>
                <w:rPrChange w:id="75" w:author="sam cornet" w:date="2025-03-17T22:18:00Z" w16du:dateUtc="2025-03-17T21:18:00Z">
                  <w:rPr>
                    <w:del w:id="76" w:author="sam cornet" w:date="2025-03-17T22:18:00Z" w16du:dateUtc="2025-03-17T21:18:00Z"/>
                    <w:rStyle w:val="s4"/>
                    <w:rFonts w:eastAsia="Calibri"/>
                  </w:rPr>
                </w:rPrChange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I</w:t>
            </w:r>
            <w:r w:rsidRPr="002B1B7D">
              <w:rPr>
                <w:rFonts w:asciiTheme="minorHAnsi" w:hAnsiTheme="minorHAnsi" w:cstheme="minorHAnsi"/>
                <w:sz w:val="18"/>
                <w:szCs w:val="18"/>
              </w:rPr>
              <w:t>ncluent de nouvelles hormones hautement actives secrétées par les adipocytes</w:t>
            </w:r>
          </w:p>
          <w:p w14:paraId="1E227B32" w14:textId="77777777" w:rsidR="00A3388F" w:rsidRDefault="00A3388F">
            <w:pPr>
              <w:pStyle w:val="p1"/>
              <w:numPr>
                <w:ilvl w:val="0"/>
                <w:numId w:val="77"/>
              </w:numPr>
              <w:rPr>
                <w:ins w:id="77" w:author="sam cornet" w:date="2025-03-17T22:18:00Z" w16du:dateUtc="2025-03-17T21:18:00Z"/>
                <w:rFonts w:asciiTheme="minorHAnsi" w:hAnsiTheme="minorHAnsi" w:cstheme="minorHAnsi"/>
                <w:sz w:val="18"/>
                <w:szCs w:val="18"/>
              </w:rPr>
              <w:pPrChange w:id="78" w:author="sam cornet" w:date="2025-03-17T22:18:00Z" w16du:dateUtc="2025-03-17T21:18:00Z">
                <w:pPr>
                  <w:pStyle w:val="p1"/>
                  <w:numPr>
                    <w:numId w:val="29"/>
                  </w:numPr>
                  <w:ind w:left="927" w:hanging="360"/>
                </w:pPr>
              </w:pPrChange>
            </w:pPr>
          </w:p>
          <w:p w14:paraId="1E3686A3" w14:textId="6737A91B" w:rsidR="00A3388F" w:rsidRDefault="002B1B7D" w:rsidP="00A3388F">
            <w:pPr>
              <w:pStyle w:val="p1"/>
              <w:numPr>
                <w:ilvl w:val="0"/>
                <w:numId w:val="77"/>
              </w:numPr>
              <w:rPr>
                <w:ins w:id="79" w:author="sam cornet" w:date="2025-03-17T22:24:00Z" w16du:dateUtc="2025-03-17T21:24:00Z"/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A3388F">
              <w:rPr>
                <w:rStyle w:val="s4"/>
                <w:rFonts w:asciiTheme="minorHAnsi" w:eastAsia="Calibri" w:hAnsiTheme="minorHAnsi" w:cstheme="minorHAnsi"/>
              </w:rPr>
              <w:t xml:space="preserve">Comme la </w:t>
            </w:r>
            <w:r w:rsidRPr="00A3388F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leptine</w:t>
            </w:r>
            <w:r w:rsidRPr="00A3388F">
              <w:rPr>
                <w:rStyle w:val="s4"/>
                <w:rFonts w:asciiTheme="minorHAnsi" w:eastAsia="Calibri" w:hAnsiTheme="minorHAnsi" w:cstheme="minorHAnsi"/>
                <w:b/>
                <w:bCs/>
              </w:rPr>
              <w:t xml:space="preserve">, </w:t>
            </w:r>
            <w:r w:rsidRPr="00A3388F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l’adiponectine</w:t>
            </w:r>
            <w:r w:rsidRPr="00A3388F">
              <w:rPr>
                <w:rStyle w:val="s4"/>
                <w:rFonts w:asciiTheme="minorHAnsi" w:eastAsia="Calibri" w:hAnsiTheme="minorHAnsi" w:cstheme="minorHAnsi"/>
                <w:b/>
                <w:bCs/>
              </w:rPr>
              <w:t xml:space="preserve">, la </w:t>
            </w:r>
            <w:proofErr w:type="spellStart"/>
            <w:r w:rsidRPr="00A3388F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resistine</w:t>
            </w:r>
            <w:proofErr w:type="spellEnd"/>
            <w:r w:rsidRPr="00A3388F">
              <w:rPr>
                <w:rStyle w:val="s4"/>
                <w:rFonts w:asciiTheme="minorHAnsi" w:eastAsia="Calibri" w:hAnsiTheme="minorHAnsi" w:cstheme="minorHAnsi"/>
                <w:b/>
                <w:bCs/>
              </w:rPr>
              <w:t xml:space="preserve">, </w:t>
            </w:r>
            <w:r w:rsidRPr="00A3388F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l’</w:t>
            </w:r>
            <w:proofErr w:type="spellStart"/>
            <w:r w:rsidRPr="00A3388F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omentine</w:t>
            </w:r>
            <w:proofErr w:type="spellEnd"/>
            <w:r w:rsidRPr="00A3388F">
              <w:rPr>
                <w:rStyle w:val="s4"/>
                <w:rFonts w:asciiTheme="minorHAnsi" w:eastAsia="Calibri" w:hAnsiTheme="minorHAnsi" w:cstheme="minorHAnsi"/>
                <w:b/>
                <w:bCs/>
              </w:rPr>
              <w:t xml:space="preserve">, </w:t>
            </w:r>
            <w:r w:rsidRPr="00A3388F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l’</w:t>
            </w:r>
            <w:proofErr w:type="spellStart"/>
            <w:r w:rsidRPr="00A3388F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apeline</w:t>
            </w:r>
            <w:proofErr w:type="spellEnd"/>
            <w:r w:rsidRPr="00A3388F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 xml:space="preserve"> </w:t>
            </w:r>
            <w:r w:rsidRPr="00A3388F">
              <w:rPr>
                <w:rStyle w:val="s4"/>
                <w:rFonts w:asciiTheme="minorHAnsi" w:eastAsia="Calibri" w:hAnsiTheme="minorHAnsi" w:cstheme="minorHAnsi"/>
                <w:b/>
                <w:bCs/>
              </w:rPr>
              <w:t xml:space="preserve">et la </w:t>
            </w:r>
            <w:proofErr w:type="spellStart"/>
            <w:r w:rsidRPr="00A3388F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visfatine</w:t>
            </w:r>
            <w:proofErr w:type="spellEnd"/>
          </w:p>
          <w:p w14:paraId="1984F732" w14:textId="1B22B997" w:rsidR="00A3388F" w:rsidRPr="00A3388F" w:rsidRDefault="00A3388F">
            <w:pPr>
              <w:pStyle w:val="p1"/>
              <w:numPr>
                <w:ilvl w:val="0"/>
                <w:numId w:val="27"/>
              </w:numPr>
              <w:rPr>
                <w:ins w:id="80" w:author="sam cornet" w:date="2025-03-17T22:24:00Z" w16du:dateUtc="2025-03-17T21:24:00Z"/>
                <w:rFonts w:asciiTheme="minorHAnsi" w:hAnsiTheme="minorHAnsi" w:cstheme="minorHAnsi"/>
                <w:b/>
                <w:bCs/>
                <w:sz w:val="18"/>
                <w:szCs w:val="18"/>
                <w:rPrChange w:id="81" w:author="sam cornet" w:date="2025-03-17T22:24:00Z" w16du:dateUtc="2025-03-17T21:24:00Z">
                  <w:rPr>
                    <w:ins w:id="82" w:author="sam cornet" w:date="2025-03-17T22:24:00Z" w16du:dateUtc="2025-03-17T21:24:00Z"/>
                    <w:rFonts w:asciiTheme="minorHAnsi" w:hAnsiTheme="minorHAnsi" w:cstheme="minorHAnsi"/>
                    <w:sz w:val="18"/>
                    <w:szCs w:val="18"/>
                  </w:rPr>
                </w:rPrChange>
              </w:rPr>
              <w:pPrChange w:id="83" w:author="sam cornet" w:date="2025-03-17T22:24:00Z" w16du:dateUtc="2025-03-17T21:24:00Z">
                <w:pPr>
                  <w:pStyle w:val="p1"/>
                  <w:numPr>
                    <w:numId w:val="77"/>
                  </w:numPr>
                  <w:ind w:left="360" w:hanging="360"/>
                </w:pPr>
              </w:pPrChange>
            </w:pPr>
            <w:ins w:id="84" w:author="sam cornet" w:date="2025-03-17T22:18:00Z" w16du:dateUtc="2025-03-17T21:18:00Z">
              <w:r w:rsidRPr="00A3388F">
                <w:rPr>
                  <w:rFonts w:asciiTheme="minorHAnsi" w:hAnsiTheme="minorHAnsi" w:cstheme="minorHAnsi"/>
                  <w:sz w:val="18"/>
                  <w:szCs w:val="18"/>
                </w:rPr>
                <w:t xml:space="preserve">D’autres organes sont capables d’assurer à la fois une fonction endocrine et un autre rôle physiologique </w:t>
              </w:r>
            </w:ins>
          </w:p>
          <w:p w14:paraId="56E0A8E4" w14:textId="7C2900AC" w:rsidR="00A3388F" w:rsidDel="00A81E65" w:rsidRDefault="00A3388F">
            <w:pPr>
              <w:pStyle w:val="p1"/>
              <w:rPr>
                <w:del w:id="85" w:author="sam cornet" w:date="2025-03-17T22:21:00Z" w16du:dateUtc="2025-03-17T21:21:00Z"/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ins w:id="86" w:author="sam cornet" w:date="2025-03-17T22:24:00Z" w16du:dateUtc="2025-03-17T21:24:00Z">
              <w:r>
                <w:rPr>
                  <w:rFonts w:asciiTheme="minorHAnsi" w:hAnsiTheme="minorHAnsi" w:cstheme="minorHAnsi"/>
                  <w:b/>
                  <w:bCs/>
                  <w:sz w:val="18"/>
                  <w:szCs w:val="18"/>
                </w:rPr>
                <w:t>Exemple :</w:t>
              </w:r>
              <w:r w:rsidRPr="004C252F">
                <w:rPr>
                  <w:b/>
                  <w:bCs/>
                </w:rPr>
                <w:t xml:space="preserve"> E</w:t>
              </w:r>
              <w:r w:rsidRPr="00A3388F">
                <w:rPr>
                  <w:rStyle w:val="s2"/>
                  <w:rFonts w:asciiTheme="minorHAnsi" w:hAnsiTheme="minorHAnsi" w:cstheme="minorHAnsi"/>
                  <w:b/>
                  <w:bCs/>
                  <w:sz w:val="18"/>
                  <w:szCs w:val="18"/>
                </w:rPr>
                <w:t>stomac</w:t>
              </w:r>
              <w:r w:rsidRPr="00A3388F">
                <w:rPr>
                  <w:rStyle w:val="s3"/>
                  <w:rFonts w:asciiTheme="minorHAnsi" w:hAnsiTheme="minorHAnsi" w:cstheme="minorHAnsi"/>
                </w:rPr>
                <w:t xml:space="preserve">, </w:t>
              </w:r>
              <w:r w:rsidRPr="00A3388F">
                <w:rPr>
                  <w:rStyle w:val="s1"/>
                  <w:rFonts w:asciiTheme="minorHAnsi" w:hAnsiTheme="minorHAnsi" w:cstheme="minorHAnsi"/>
                  <w:b/>
                  <w:bCs/>
                  <w:sz w:val="18"/>
                  <w:szCs w:val="18"/>
                </w:rPr>
                <w:t>cœur</w:t>
              </w:r>
              <w:r w:rsidRPr="00A3388F">
                <w:rPr>
                  <w:rFonts w:asciiTheme="minorHAnsi" w:hAnsiTheme="minorHAnsi" w:cstheme="minorHAnsi"/>
                  <w:sz w:val="18"/>
                  <w:szCs w:val="18"/>
                </w:rPr>
                <w:t xml:space="preserve">, </w:t>
              </w:r>
              <w:r w:rsidRPr="00A3388F">
                <w:rPr>
                  <w:rStyle w:val="s1"/>
                  <w:rFonts w:asciiTheme="minorHAnsi" w:hAnsiTheme="minorHAnsi" w:cstheme="minorHAnsi"/>
                  <w:b/>
                  <w:bCs/>
                  <w:sz w:val="18"/>
                  <w:szCs w:val="18"/>
                </w:rPr>
                <w:t>foie</w:t>
              </w:r>
              <w:r w:rsidRPr="00A3388F">
                <w:rPr>
                  <w:rFonts w:asciiTheme="minorHAnsi" w:hAnsiTheme="minorHAnsi" w:cstheme="minorHAnsi"/>
                  <w:sz w:val="18"/>
                  <w:szCs w:val="18"/>
                </w:rPr>
                <w:t xml:space="preserve">, </w:t>
              </w:r>
              <w:r w:rsidRPr="00A3388F">
                <w:rPr>
                  <w:rStyle w:val="s1"/>
                  <w:rFonts w:asciiTheme="minorHAnsi" w:hAnsiTheme="minorHAnsi" w:cstheme="minorHAnsi"/>
                  <w:b/>
                  <w:bCs/>
                  <w:sz w:val="18"/>
                  <w:szCs w:val="18"/>
                </w:rPr>
                <w:t>reins</w:t>
              </w:r>
              <w:r>
                <w:t>,</w:t>
              </w:r>
              <w:r w:rsidRPr="00A3388F">
                <w:rPr>
                  <w:rStyle w:val="s4"/>
                  <w:rFonts w:asciiTheme="minorHAnsi" w:eastAsia="Calibri" w:hAnsiTheme="minorHAnsi" w:cstheme="minorHAnsi"/>
                </w:rPr>
                <w:t xml:space="preserve"> </w:t>
              </w:r>
              <w:r w:rsidRPr="00A3388F">
                <w:rPr>
                  <w:rFonts w:asciiTheme="minorHAnsi" w:hAnsiTheme="minorHAnsi" w:cstheme="minorHAnsi"/>
                  <w:b/>
                  <w:bCs/>
                  <w:sz w:val="18"/>
                  <w:szCs w:val="18"/>
                </w:rPr>
                <w:t>placenta</w:t>
              </w:r>
            </w:ins>
          </w:p>
          <w:p w14:paraId="42F89DDD" w14:textId="77777777" w:rsidR="00A81E65" w:rsidRPr="00A3388F" w:rsidRDefault="00A81E65">
            <w:pPr>
              <w:pStyle w:val="p1"/>
              <w:numPr>
                <w:ilvl w:val="0"/>
                <w:numId w:val="81"/>
              </w:numPr>
              <w:rPr>
                <w:ins w:id="87" w:author="Momo" w:date="2025-03-18T09:57:00Z" w16du:dateUtc="2025-03-18T07:57:00Z"/>
                <w:rFonts w:asciiTheme="minorHAnsi" w:hAnsiTheme="minorHAnsi" w:cstheme="minorHAnsi"/>
                <w:b/>
                <w:bCs/>
                <w:sz w:val="18"/>
                <w:szCs w:val="18"/>
              </w:rPr>
              <w:pPrChange w:id="88" w:author="sam cornet" w:date="2025-03-17T22:24:00Z" w16du:dateUtc="2025-03-17T21:24:00Z">
                <w:pPr>
                  <w:pStyle w:val="p1"/>
                  <w:numPr>
                    <w:numId w:val="29"/>
                  </w:numPr>
                  <w:ind w:left="927" w:hanging="360"/>
                </w:pPr>
              </w:pPrChange>
            </w:pPr>
          </w:p>
          <w:p w14:paraId="3DC499D5" w14:textId="7E489684" w:rsidR="00A3388F" w:rsidRPr="00A95A9B" w:rsidRDefault="00A3388F">
            <w:pPr>
              <w:pStyle w:val="p1"/>
              <w:rPr>
                <w:rFonts w:asciiTheme="minorHAnsi" w:hAnsiTheme="minorHAnsi" w:cstheme="minorHAnsi"/>
                <w:sz w:val="18"/>
                <w:szCs w:val="18"/>
              </w:rPr>
              <w:pPrChange w:id="89" w:author="sam cornet" w:date="2025-03-17T22:24:00Z" w16du:dateUtc="2025-03-17T21:24:00Z">
                <w:pPr>
                  <w:pStyle w:val="p1"/>
                  <w:jc w:val="center"/>
                </w:pPr>
              </w:pPrChange>
            </w:pPr>
          </w:p>
        </w:tc>
      </w:tr>
    </w:tbl>
    <w:p w14:paraId="0859C7DF" w14:textId="77777777" w:rsidR="00A81E65" w:rsidRDefault="00A81E65">
      <w:pPr>
        <w:rPr>
          <w:ins w:id="90" w:author="Momo" w:date="2025-03-18T09:57:00Z" w16du:dateUtc="2025-03-18T07:57:00Z"/>
        </w:rPr>
      </w:pPr>
    </w:p>
    <w:tbl>
      <w:tblPr>
        <w:tblpPr w:leftFromText="141" w:rightFromText="141" w:vertAnchor="text" w:horzAnchor="margin" w:tblpXSpec="center" w:tblpY="76"/>
        <w:tblW w:w="9639" w:type="dxa"/>
        <w:tblLook w:val="04A0" w:firstRow="1" w:lastRow="0" w:firstColumn="1" w:lastColumn="0" w:noHBand="0" w:noVBand="1"/>
      </w:tblPr>
      <w:tblGrid>
        <w:gridCol w:w="1696"/>
        <w:gridCol w:w="7943"/>
        <w:tblGridChange w:id="91">
          <w:tblGrid>
            <w:gridCol w:w="5"/>
            <w:gridCol w:w="1691"/>
            <w:gridCol w:w="5"/>
            <w:gridCol w:w="7938"/>
            <w:gridCol w:w="5"/>
          </w:tblGrid>
        </w:tblGridChange>
      </w:tblGrid>
      <w:tr w:rsidR="00284E25" w:rsidRPr="002C1C62" w14:paraId="63F512E5" w14:textId="77777777" w:rsidTr="001B1263">
        <w:trPr>
          <w:trHeight w:val="737"/>
          <w:tblHeader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221D3F"/>
            <w:vAlign w:val="center"/>
          </w:tcPr>
          <w:p w14:paraId="687B03F3" w14:textId="125D3F58" w:rsidR="00284E25" w:rsidRPr="007E5CD2" w:rsidRDefault="00696EA1" w:rsidP="00284E25">
            <w:pPr>
              <w:spacing w:before="120" w:after="120" w:line="240" w:lineRule="auto"/>
              <w:rPr>
                <w:rFonts w:asciiTheme="minorHAnsi" w:hAnsiTheme="minorHAnsi" w:cstheme="minorHAnsi"/>
                <w:b/>
                <w:bCs/>
                <w:i/>
                <w:iCs/>
                <w:color w:val="FFFFFF"/>
                <w:sz w:val="20"/>
                <w:szCs w:val="20"/>
                <w:rPrChange w:id="92" w:author="sam cornet" w:date="2025-03-17T22:26:00Z" w16du:dateUtc="2025-03-17T21:26:00Z">
                  <w:rPr>
                    <w:rFonts w:asciiTheme="minorHAnsi" w:hAnsiTheme="minorHAnsi" w:cstheme="minorHAnsi"/>
                    <w:i/>
                    <w:iCs/>
                    <w:color w:val="FFFFFF"/>
                    <w:sz w:val="20"/>
                    <w:szCs w:val="20"/>
                  </w:rPr>
                </w:rPrChange>
              </w:rPr>
            </w:pPr>
            <w:r w:rsidRPr="007E5CD2">
              <w:rPr>
                <w:rFonts w:asciiTheme="minorHAnsi" w:hAnsiTheme="minorHAnsi" w:cstheme="minorHAnsi"/>
                <w:b/>
                <w:bCs/>
                <w:i/>
                <w:iCs/>
                <w:color w:val="FFFFFF"/>
                <w:sz w:val="20"/>
                <w:szCs w:val="20"/>
                <w:rPrChange w:id="93" w:author="sam cornet" w:date="2025-03-17T22:26:00Z" w16du:dateUtc="2025-03-17T21:26:00Z">
                  <w:rPr>
                    <w:rFonts w:asciiTheme="minorHAnsi" w:hAnsiTheme="minorHAnsi" w:cstheme="minorHAnsi"/>
                    <w:i/>
                    <w:iCs/>
                    <w:color w:val="FFFFFF"/>
                    <w:sz w:val="20"/>
                    <w:szCs w:val="20"/>
                  </w:rPr>
                </w:rPrChange>
              </w:rPr>
              <w:lastRenderedPageBreak/>
              <w:t>I. Les glandes endocrines et les hormones</w:t>
            </w:r>
          </w:p>
        </w:tc>
        <w:tc>
          <w:tcPr>
            <w:tcW w:w="7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4CAADB"/>
            <w:vAlign w:val="center"/>
          </w:tcPr>
          <w:p w14:paraId="52536275" w14:textId="02A3AD45" w:rsidR="00284E25" w:rsidRPr="002C1C62" w:rsidRDefault="00696EA1" w:rsidP="00284E25">
            <w:pPr>
              <w:spacing w:line="240" w:lineRule="auto"/>
              <w:rPr>
                <w:rFonts w:asciiTheme="minorHAnsi" w:hAnsiTheme="minorHAnsi" w:cstheme="minorHAnsi"/>
                <w:b/>
                <w:bCs/>
                <w:color w:val="F2F2F2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noProof/>
                <w:color w:val="FFFFFF"/>
                <w:sz w:val="24"/>
                <w:szCs w:val="24"/>
              </w:rPr>
              <w:t>L’hypothalamus</w:t>
            </w:r>
          </w:p>
        </w:tc>
      </w:tr>
      <w:tr w:rsidR="00CB5DD5" w:rsidRPr="002C1C62" w14:paraId="2C5D365A" w14:textId="77777777" w:rsidTr="006F1C5C">
        <w:tblPrEx>
          <w:tblW w:w="9639" w:type="dxa"/>
          <w:tblPrExChange w:id="94" w:author="sam cornet" w:date="2025-03-18T21:02:00Z" w16du:dateUtc="2025-03-18T20:02:00Z">
            <w:tblPrEx>
              <w:tblW w:w="9639" w:type="dxa"/>
            </w:tblPrEx>
          </w:tblPrExChange>
        </w:tblPrEx>
        <w:trPr>
          <w:trHeight w:val="5947"/>
          <w:tblHeader/>
          <w:trPrChange w:id="95" w:author="sam cornet" w:date="2025-03-18T21:02:00Z" w16du:dateUtc="2025-03-18T20:02:00Z">
            <w:trPr>
              <w:gridAfter w:val="0"/>
              <w:trHeight w:val="787"/>
              <w:tblHeader/>
            </w:trPr>
          </w:trPrChange>
        </w:trPr>
        <w:tc>
          <w:tcPr>
            <w:tcW w:w="1696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  <w:tcPrChange w:id="96" w:author="sam cornet" w:date="2025-03-18T21:02:00Z" w16du:dateUtc="2025-03-18T20:02:00Z">
              <w:tcPr>
                <w:tcW w:w="1696" w:type="dxa"/>
                <w:gridSpan w:val="2"/>
                <w:tcBorders>
                  <w:left w:val="single" w:sz="4" w:space="0" w:color="000000"/>
                  <w:bottom w:val="single" w:sz="4" w:space="0" w:color="auto"/>
                  <w:right w:val="single" w:sz="4" w:space="0" w:color="auto"/>
                </w:tcBorders>
                <w:shd w:val="clear" w:color="auto" w:fill="A6A6A6"/>
                <w:vAlign w:val="center"/>
              </w:tcPr>
            </w:tcPrChange>
          </w:tcPr>
          <w:p w14:paraId="4BE2C6B7" w14:textId="1DA0D735" w:rsidR="00CB5DD5" w:rsidRPr="002C1C62" w:rsidRDefault="006954A2" w:rsidP="00CB5DD5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Généralités</w:t>
            </w:r>
          </w:p>
        </w:tc>
        <w:tc>
          <w:tcPr>
            <w:tcW w:w="7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  <w:tcPrChange w:id="97" w:author="sam cornet" w:date="2025-03-18T21:02:00Z" w16du:dateUtc="2025-03-18T20:02:00Z">
              <w:tcPr>
                <w:tcW w:w="7943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000000"/>
                </w:tcBorders>
                <w:vAlign w:val="center"/>
              </w:tcPr>
            </w:tcPrChange>
          </w:tcPr>
          <w:p w14:paraId="05204D21" w14:textId="77777777" w:rsidR="006954A2" w:rsidRPr="006954A2" w:rsidRDefault="006954A2" w:rsidP="006954A2">
            <w:pPr>
              <w:pStyle w:val="p1"/>
              <w:numPr>
                <w:ilvl w:val="0"/>
                <w:numId w:val="27"/>
              </w:numPr>
              <w:rPr>
                <w:rStyle w:val="s1"/>
                <w:rFonts w:asciiTheme="minorHAnsi" w:hAnsiTheme="minorHAnsi" w:cstheme="minorHAnsi"/>
                <w:sz w:val="18"/>
                <w:szCs w:val="18"/>
              </w:rPr>
            </w:pPr>
            <w:r w:rsidRPr="006954A2">
              <w:rPr>
                <w:rStyle w:val="s1"/>
                <w:rFonts w:asciiTheme="minorHAnsi" w:hAnsiTheme="minorHAnsi" w:cstheme="minorHAnsi"/>
                <w:sz w:val="18"/>
                <w:szCs w:val="18"/>
              </w:rPr>
              <w:t xml:space="preserve">Organe du </w:t>
            </w:r>
            <w:r w:rsidRPr="00041BEB">
              <w:rPr>
                <w:rStyle w:val="s1"/>
                <w:rFonts w:asciiTheme="minorHAnsi" w:hAnsiTheme="minorHAnsi" w:cstheme="minorHAnsi"/>
                <w:b/>
                <w:bCs/>
                <w:sz w:val="18"/>
                <w:szCs w:val="18"/>
                <w:rPrChange w:id="98" w:author="Lea MINAKIAN" w:date="2025-03-03T18:33:00Z" w16du:dateUtc="2025-03-03T17:33:00Z">
                  <w:rPr>
                    <w:rStyle w:val="s1"/>
                    <w:rFonts w:asciiTheme="minorHAnsi" w:hAnsiTheme="minorHAnsi" w:cstheme="minorHAnsi"/>
                    <w:sz w:val="18"/>
                    <w:szCs w:val="18"/>
                  </w:rPr>
                </w:rPrChange>
              </w:rPr>
              <w:t>système nerveux central</w:t>
            </w:r>
            <w:r w:rsidRPr="006954A2">
              <w:rPr>
                <w:rStyle w:val="s1"/>
                <w:rFonts w:asciiTheme="minorHAnsi" w:hAnsiTheme="minorHAnsi" w:cstheme="minorHAnsi"/>
                <w:sz w:val="18"/>
                <w:szCs w:val="18"/>
              </w:rPr>
              <w:t xml:space="preserve"> </w:t>
            </w:r>
          </w:p>
          <w:p w14:paraId="433B9DF1" w14:textId="77777777" w:rsidR="006954A2" w:rsidRDefault="006954A2" w:rsidP="006954A2">
            <w:pPr>
              <w:pStyle w:val="p1"/>
              <w:numPr>
                <w:ilvl w:val="0"/>
                <w:numId w:val="27"/>
              </w:numPr>
              <w:rPr>
                <w:rStyle w:val="s1"/>
                <w:rFonts w:asciiTheme="minorHAnsi" w:hAnsiTheme="minorHAnsi" w:cstheme="minorHAnsi"/>
                <w:sz w:val="18"/>
                <w:szCs w:val="18"/>
              </w:rPr>
            </w:pPr>
            <w:r w:rsidRPr="006954A2">
              <w:rPr>
                <w:rStyle w:val="s1"/>
                <w:rFonts w:asciiTheme="minorHAnsi" w:hAnsiTheme="minorHAnsi" w:cstheme="minorHAnsi"/>
                <w:sz w:val="18"/>
                <w:szCs w:val="18"/>
              </w:rPr>
              <w:t>Situé au cœur du cerveau</w:t>
            </w:r>
          </w:p>
          <w:p w14:paraId="6126EDCE" w14:textId="77777777" w:rsidR="006954A2" w:rsidRPr="00041BEB" w:rsidRDefault="006954A2" w:rsidP="006954A2">
            <w:pPr>
              <w:pStyle w:val="p1"/>
              <w:numPr>
                <w:ilvl w:val="0"/>
                <w:numId w:val="27"/>
              </w:numPr>
              <w:rPr>
                <w:rStyle w:val="s1"/>
                <w:rFonts w:asciiTheme="minorHAnsi" w:hAnsiTheme="minorHAnsi" w:cstheme="minorHAnsi"/>
                <w:b/>
                <w:bCs/>
                <w:sz w:val="18"/>
                <w:szCs w:val="18"/>
                <w:rPrChange w:id="99" w:author="Lea MINAKIAN" w:date="2025-03-03T18:33:00Z" w16du:dateUtc="2025-03-03T17:33:00Z">
                  <w:rPr>
                    <w:rStyle w:val="s1"/>
                    <w:rFonts w:asciiTheme="minorHAnsi" w:hAnsiTheme="minorHAnsi" w:cstheme="minorHAnsi"/>
                    <w:sz w:val="18"/>
                    <w:szCs w:val="18"/>
                  </w:rPr>
                </w:rPrChange>
              </w:rPr>
            </w:pPr>
            <w:r w:rsidRPr="00041BEB">
              <w:rPr>
                <w:rStyle w:val="s1"/>
                <w:rFonts w:asciiTheme="minorHAnsi" w:hAnsiTheme="minorHAnsi" w:cstheme="minorHAnsi"/>
                <w:b/>
                <w:bCs/>
                <w:sz w:val="18"/>
                <w:szCs w:val="18"/>
                <w:rPrChange w:id="100" w:author="Lea MINAKIAN" w:date="2025-03-03T18:33:00Z" w16du:dateUtc="2025-03-03T17:33:00Z">
                  <w:rPr>
                    <w:rStyle w:val="s1"/>
                    <w:rFonts w:asciiTheme="minorHAnsi" w:hAnsiTheme="minorHAnsi" w:cstheme="minorHAnsi"/>
                    <w:sz w:val="18"/>
                    <w:szCs w:val="18"/>
                  </w:rPr>
                </w:rPrChange>
              </w:rPr>
              <w:t>Connexions avec l’hypophyse</w:t>
            </w:r>
          </w:p>
          <w:p w14:paraId="2D7DEE13" w14:textId="77777777" w:rsidR="006954A2" w:rsidDel="007E5CD2" w:rsidRDefault="006954A2" w:rsidP="007E5CD2">
            <w:pPr>
              <w:pStyle w:val="p1"/>
              <w:numPr>
                <w:ilvl w:val="0"/>
                <w:numId w:val="82"/>
              </w:numPr>
              <w:rPr>
                <w:del w:id="101" w:author="sam cornet" w:date="2025-03-17T22:25:00Z" w16du:dateUtc="2025-03-17T21:25:00Z"/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Synthétise et sécrète des neurohormones</w:t>
            </w:r>
          </w:p>
          <w:p w14:paraId="12180F1A" w14:textId="77777777" w:rsidR="007E5CD2" w:rsidRDefault="007E5CD2">
            <w:pPr>
              <w:pStyle w:val="p1"/>
              <w:numPr>
                <w:ilvl w:val="0"/>
                <w:numId w:val="82"/>
              </w:numPr>
              <w:rPr>
                <w:ins w:id="102" w:author="sam cornet" w:date="2025-03-17T22:25:00Z" w16du:dateUtc="2025-03-17T21:25:00Z"/>
                <w:rFonts w:asciiTheme="minorHAnsi" w:hAnsiTheme="minorHAnsi" w:cstheme="minorHAnsi"/>
                <w:sz w:val="18"/>
                <w:szCs w:val="18"/>
              </w:rPr>
              <w:pPrChange w:id="103" w:author="sam cornet" w:date="2025-03-17T22:25:00Z" w16du:dateUtc="2025-03-17T21:25:00Z">
                <w:pPr>
                  <w:pStyle w:val="p1"/>
                  <w:framePr w:hSpace="141" w:wrap="around" w:vAnchor="text" w:hAnchor="margin" w:xAlign="center" w:y="76"/>
                  <w:numPr>
                    <w:numId w:val="32"/>
                  </w:numPr>
                  <w:ind w:left="-4430" w:hanging="360"/>
                </w:pPr>
              </w:pPrChange>
            </w:pPr>
          </w:p>
          <w:p w14:paraId="5475D04F" w14:textId="77777777" w:rsidR="007E5CD2" w:rsidRDefault="006954A2" w:rsidP="007E5CD2">
            <w:pPr>
              <w:pStyle w:val="p1"/>
              <w:numPr>
                <w:ilvl w:val="0"/>
                <w:numId w:val="82"/>
              </w:numPr>
              <w:rPr>
                <w:ins w:id="104" w:author="sam cornet" w:date="2025-03-17T22:25:00Z" w16du:dateUtc="2025-03-17T21:25:00Z"/>
                <w:rFonts w:asciiTheme="minorHAnsi" w:hAnsiTheme="minorHAnsi" w:cstheme="minorHAnsi"/>
                <w:sz w:val="18"/>
                <w:szCs w:val="18"/>
              </w:rPr>
            </w:pPr>
            <w:r w:rsidRPr="007E5CD2">
              <w:rPr>
                <w:rFonts w:asciiTheme="minorHAnsi" w:hAnsiTheme="minorHAnsi" w:cstheme="minorHAnsi"/>
                <w:sz w:val="18"/>
                <w:szCs w:val="18"/>
              </w:rPr>
              <w:t>Intervient dans la régulation</w:t>
            </w:r>
            <w:del w:id="105" w:author="sam cornet" w:date="2025-03-17T22:25:00Z" w16du:dateUtc="2025-03-17T21:25:00Z">
              <w:r w:rsidRPr="007E5CD2" w:rsidDel="007E5CD2">
                <w:rPr>
                  <w:rFonts w:asciiTheme="minorHAnsi" w:hAnsiTheme="minorHAnsi" w:cstheme="minorHAnsi"/>
                  <w:sz w:val="18"/>
                  <w:szCs w:val="18"/>
                </w:rPr>
                <w:delText xml:space="preserve"> </w:delText>
              </w:r>
            </w:del>
            <w:ins w:id="106" w:author="sam cornet" w:date="2025-03-17T22:25:00Z" w16du:dateUtc="2025-03-17T21:25:00Z">
              <w:r w:rsidR="007E5CD2">
                <w:rPr>
                  <w:rFonts w:asciiTheme="minorHAnsi" w:hAnsiTheme="minorHAnsi" w:cstheme="minorHAnsi"/>
                  <w:sz w:val="18"/>
                  <w:szCs w:val="18"/>
                </w:rPr>
                <w:t> :</w:t>
              </w:r>
            </w:ins>
          </w:p>
          <w:p w14:paraId="7DFDE7DB" w14:textId="77777777" w:rsidR="007E5CD2" w:rsidRDefault="007E5CD2" w:rsidP="007E5CD2">
            <w:pPr>
              <w:pStyle w:val="p1"/>
              <w:numPr>
                <w:ilvl w:val="0"/>
                <w:numId w:val="29"/>
              </w:numPr>
              <w:rPr>
                <w:ins w:id="107" w:author="sam cornet" w:date="2025-03-17T22:25:00Z" w16du:dateUtc="2025-03-17T21:25:00Z"/>
                <w:rFonts w:asciiTheme="minorHAnsi" w:hAnsiTheme="minorHAnsi" w:cstheme="minorHAnsi"/>
                <w:sz w:val="18"/>
                <w:szCs w:val="18"/>
              </w:rPr>
            </w:pPr>
            <w:ins w:id="108" w:author="sam cornet" w:date="2025-03-17T22:25:00Z" w16du:dateUtc="2025-03-17T21:25:00Z">
              <w:r>
                <w:rPr>
                  <w:rFonts w:asciiTheme="minorHAnsi" w:hAnsiTheme="minorHAnsi" w:cstheme="minorHAnsi"/>
                  <w:sz w:val="18"/>
                  <w:szCs w:val="18"/>
                </w:rPr>
                <w:t>D</w:t>
              </w:r>
            </w:ins>
            <w:del w:id="109" w:author="sam cornet" w:date="2025-03-17T22:25:00Z" w16du:dateUtc="2025-03-17T21:25:00Z">
              <w:r w:rsidR="006954A2" w:rsidRPr="007E5CD2" w:rsidDel="007E5CD2">
                <w:rPr>
                  <w:rFonts w:asciiTheme="minorHAnsi" w:hAnsiTheme="minorHAnsi" w:cstheme="minorHAnsi"/>
                  <w:sz w:val="18"/>
                  <w:szCs w:val="18"/>
                </w:rPr>
                <w:delText>d</w:delText>
              </w:r>
            </w:del>
            <w:r w:rsidR="006954A2" w:rsidRPr="007E5CD2">
              <w:rPr>
                <w:rFonts w:asciiTheme="minorHAnsi" w:hAnsiTheme="minorHAnsi" w:cstheme="minorHAnsi"/>
                <w:sz w:val="18"/>
                <w:szCs w:val="18"/>
              </w:rPr>
              <w:t xml:space="preserve">es fonctions endocrines </w:t>
            </w:r>
          </w:p>
          <w:p w14:paraId="53231A81" w14:textId="2A15168C" w:rsidR="006954A2" w:rsidRPr="007E5CD2" w:rsidRDefault="007E5CD2">
            <w:pPr>
              <w:pStyle w:val="p1"/>
              <w:numPr>
                <w:ilvl w:val="0"/>
                <w:numId w:val="29"/>
              </w:numPr>
              <w:rPr>
                <w:rFonts w:asciiTheme="minorHAnsi" w:hAnsiTheme="minorHAnsi" w:cstheme="minorHAnsi"/>
                <w:sz w:val="18"/>
                <w:szCs w:val="18"/>
              </w:rPr>
              <w:pPrChange w:id="110" w:author="sam cornet" w:date="2025-03-17T22:25:00Z" w16du:dateUtc="2025-03-17T21:25:00Z">
                <w:pPr>
                  <w:pStyle w:val="p1"/>
                  <w:framePr w:hSpace="141" w:wrap="around" w:vAnchor="text" w:hAnchor="margin" w:xAlign="center" w:y="76"/>
                  <w:numPr>
                    <w:numId w:val="32"/>
                  </w:numPr>
                  <w:ind w:left="-4430" w:hanging="360"/>
                </w:pPr>
              </w:pPrChange>
            </w:pPr>
            <w:ins w:id="111" w:author="sam cornet" w:date="2025-03-17T22:25:00Z" w16du:dateUtc="2025-03-17T21:25:00Z">
              <w:r>
                <w:rPr>
                  <w:rFonts w:asciiTheme="minorHAnsi" w:hAnsiTheme="minorHAnsi" w:cstheme="minorHAnsi"/>
                  <w:sz w:val="18"/>
                  <w:szCs w:val="18"/>
                </w:rPr>
                <w:t>D</w:t>
              </w:r>
            </w:ins>
            <w:del w:id="112" w:author="sam cornet" w:date="2025-03-17T22:25:00Z" w16du:dateUtc="2025-03-17T21:25:00Z">
              <w:r w:rsidR="006954A2" w:rsidRPr="007E5CD2" w:rsidDel="007E5CD2">
                <w:rPr>
                  <w:rFonts w:asciiTheme="minorHAnsi" w:hAnsiTheme="minorHAnsi" w:cstheme="minorHAnsi"/>
                  <w:sz w:val="18"/>
                  <w:szCs w:val="18"/>
                </w:rPr>
                <w:delText>et d</w:delText>
              </w:r>
            </w:del>
            <w:r w:rsidR="006954A2" w:rsidRPr="007E5CD2">
              <w:rPr>
                <w:rFonts w:asciiTheme="minorHAnsi" w:hAnsiTheme="minorHAnsi" w:cstheme="minorHAnsi"/>
                <w:sz w:val="18"/>
                <w:szCs w:val="18"/>
              </w:rPr>
              <w:t xml:space="preserve">u système nerveux autonome </w:t>
            </w:r>
          </w:p>
          <w:p w14:paraId="5225A1A1" w14:textId="77777777" w:rsidR="007E5CD2" w:rsidRDefault="006954A2" w:rsidP="007E5CD2">
            <w:pPr>
              <w:pStyle w:val="p1"/>
              <w:numPr>
                <w:ilvl w:val="0"/>
                <w:numId w:val="83"/>
              </w:numPr>
              <w:rPr>
                <w:ins w:id="113" w:author="sam cornet" w:date="2025-03-17T22:26:00Z" w16du:dateUtc="2025-03-17T21:26:00Z"/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 xml:space="preserve">Intervient dans la régulation de fonctions comportementales </w:t>
            </w:r>
          </w:p>
          <w:p w14:paraId="4DA2C31A" w14:textId="20E5CD27" w:rsidR="007E5CD2" w:rsidRPr="006F1C5C" w:rsidRDefault="007E5CD2">
            <w:pPr>
              <w:pStyle w:val="p1"/>
              <w:numPr>
                <w:ilvl w:val="0"/>
                <w:numId w:val="84"/>
              </w:numPr>
              <w:rPr>
                <w:rFonts w:asciiTheme="minorHAnsi" w:hAnsiTheme="minorHAnsi" w:cstheme="minorHAnsi"/>
                <w:sz w:val="18"/>
                <w:szCs w:val="18"/>
              </w:rPr>
              <w:pPrChange w:id="114" w:author="sam cornet" w:date="2025-03-18T21:02:00Z" w16du:dateUtc="2025-03-18T20:02:00Z">
                <w:pPr>
                  <w:pStyle w:val="p1"/>
                  <w:framePr w:hSpace="141" w:wrap="around" w:vAnchor="text" w:hAnchor="margin" w:xAlign="center" w:y="76"/>
                  <w:numPr>
                    <w:numId w:val="32"/>
                  </w:numPr>
                  <w:ind w:left="-4430" w:hanging="360"/>
                </w:pPr>
              </w:pPrChange>
            </w:pPr>
            <w:ins w:id="115" w:author="sam cornet" w:date="2025-03-17T22:26:00Z" w16du:dateUtc="2025-03-17T21:26:00Z">
              <w:r>
                <w:rPr>
                  <w:rFonts w:asciiTheme="minorHAnsi" w:hAnsiTheme="minorHAnsi" w:cstheme="minorHAnsi"/>
                  <w:sz w:val="18"/>
                  <w:szCs w:val="18"/>
                </w:rPr>
                <w:t>A</w:t>
              </w:r>
            </w:ins>
            <w:del w:id="116" w:author="sam cornet" w:date="2025-03-17T22:26:00Z" w16du:dateUtc="2025-03-17T21:26:00Z">
              <w:r w:rsidR="006954A2" w:rsidDel="007E5CD2">
                <w:rPr>
                  <w:rFonts w:asciiTheme="minorHAnsi" w:hAnsiTheme="minorHAnsi" w:cstheme="minorHAnsi"/>
                  <w:sz w:val="18"/>
                  <w:szCs w:val="18"/>
                </w:rPr>
                <w:delText>(a</w:delText>
              </w:r>
            </w:del>
            <w:r w:rsidR="006954A2">
              <w:rPr>
                <w:rFonts w:asciiTheme="minorHAnsi" w:hAnsiTheme="minorHAnsi" w:cstheme="minorHAnsi"/>
                <w:sz w:val="18"/>
                <w:szCs w:val="18"/>
              </w:rPr>
              <w:t>limentaires, de défense, de stress, de thermorégulation et du rythme circadien</w:t>
            </w:r>
            <w:del w:id="117" w:author="sam cornet" w:date="2025-03-17T22:26:00Z" w16du:dateUtc="2025-03-17T21:26:00Z">
              <w:r w:rsidR="006954A2" w:rsidDel="007E5CD2">
                <w:rPr>
                  <w:rFonts w:asciiTheme="minorHAnsi" w:hAnsiTheme="minorHAnsi" w:cstheme="minorHAnsi"/>
                  <w:sz w:val="18"/>
                  <w:szCs w:val="18"/>
                </w:rPr>
                <w:delText>)</w:delText>
              </w:r>
            </w:del>
          </w:p>
          <w:p w14:paraId="10095B6F" w14:textId="77777777" w:rsidR="00700211" w:rsidRPr="00A733B4" w:rsidRDefault="006954A2" w:rsidP="006954A2">
            <w:pPr>
              <w:pStyle w:val="NormalWeb"/>
              <w:spacing w:before="0" w:beforeAutospacing="0" w:after="0" w:afterAutospacing="0"/>
              <w:jc w:val="center"/>
              <w:textAlignment w:val="baseline"/>
              <w:rPr>
                <w:ins w:id="118" w:author="Momo" w:date="2025-03-18T09:59:00Z" w16du:dateUtc="2025-03-18T07:59:00Z"/>
                <w:rFonts w:asciiTheme="minorHAnsi" w:hAnsiTheme="minorHAnsi" w:cstheme="minorHAnsi"/>
                <w:color w:val="000000"/>
                <w:sz w:val="18"/>
                <w:szCs w:val="18"/>
              </w:rPr>
            </w:pPr>
            <w:del w:id="119" w:author="Momo" w:date="2025-03-18T09:58:00Z" w16du:dateUtc="2025-03-18T07:58:00Z">
              <w:r w:rsidDel="00A81E65">
                <w:rPr>
                  <w:rFonts w:asciiTheme="minorHAnsi" w:hAnsiTheme="minorHAnsi" w:cstheme="minorHAnsi"/>
                  <w:noProof/>
                  <w:sz w:val="18"/>
                  <w:szCs w:val="18"/>
                </w:rPr>
                <w:drawing>
                  <wp:inline distT="0" distB="0" distL="0" distR="0" wp14:anchorId="2BE110DC" wp14:editId="0A00D2DD">
                    <wp:extent cx="4456622" cy="2709727"/>
                    <wp:effectExtent l="0" t="0" r="1270" b="0"/>
                    <wp:docPr id="1655928086" name="Image 14" descr="Une image contenant texte, capture d’écran, Police, nombre&#10;&#10;Le contenu généré par l’IA peut être incorrect.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1655928086" name="Image 14" descr="Une image contenant texte, capture d’écran, Police, nombre&#10;&#10;Le contenu généré par l’IA peut être incorrect."/>
                            <pic:cNvPicPr/>
                          </pic:nvPicPr>
                          <pic:blipFill>
                            <a:blip r:embed="rId17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4744305" cy="2884645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w:r>
            </w:del>
          </w:p>
          <w:tbl>
            <w:tblPr>
              <w:tblStyle w:val="Grilledutableau"/>
              <w:tblW w:w="0" w:type="auto"/>
              <w:tblLook w:val="04A0" w:firstRow="1" w:lastRow="0" w:firstColumn="1" w:lastColumn="0" w:noHBand="0" w:noVBand="1"/>
              <w:tblPrChange w:id="120" w:author="sam cornet" w:date="2025-03-18T21:03:00Z" w16du:dateUtc="2025-03-18T20:03:00Z">
                <w:tblPr>
                  <w:tblStyle w:val="Grilledutableau"/>
                  <w:tblW w:w="0" w:type="auto"/>
                  <w:tblLook w:val="04A0" w:firstRow="1" w:lastRow="0" w:firstColumn="1" w:lastColumn="0" w:noHBand="0" w:noVBand="1"/>
                </w:tblPr>
              </w:tblPrChange>
            </w:tblPr>
            <w:tblGrid>
              <w:gridCol w:w="2572"/>
              <w:gridCol w:w="2572"/>
              <w:gridCol w:w="2573"/>
              <w:tblGridChange w:id="121">
                <w:tblGrid>
                  <w:gridCol w:w="2572"/>
                  <w:gridCol w:w="2572"/>
                  <w:gridCol w:w="2573"/>
                </w:tblGrid>
              </w:tblGridChange>
            </w:tblGrid>
            <w:tr w:rsidR="00700211" w14:paraId="27D7D821" w14:textId="77777777" w:rsidTr="006F1C5C">
              <w:trPr>
                <w:trHeight w:val="313"/>
                <w:ins w:id="122" w:author="Momo" w:date="2025-03-18T09:59:00Z"/>
              </w:trPr>
              <w:tc>
                <w:tcPr>
                  <w:tcW w:w="2572" w:type="dxa"/>
                  <w:shd w:val="clear" w:color="auto" w:fill="E7E6E6" w:themeFill="background2"/>
                  <w:vAlign w:val="center"/>
                  <w:tcPrChange w:id="123" w:author="sam cornet" w:date="2025-03-18T21:03:00Z" w16du:dateUtc="2025-03-18T20:03:00Z">
                    <w:tcPr>
                      <w:tcW w:w="2572" w:type="dxa"/>
                    </w:tcPr>
                  </w:tcPrChange>
                </w:tcPr>
                <w:p w14:paraId="04C015F8" w14:textId="29B126F1" w:rsidR="006F1C5C" w:rsidRPr="006F1C5C" w:rsidRDefault="00700211" w:rsidP="00473C42">
                  <w:pPr>
                    <w:pStyle w:val="NormalWeb"/>
                    <w:framePr w:hSpace="141" w:wrap="around" w:vAnchor="text" w:hAnchor="margin" w:xAlign="center" w:y="76"/>
                    <w:spacing w:before="0" w:beforeAutospacing="0" w:after="0" w:afterAutospacing="0"/>
                    <w:jc w:val="center"/>
                    <w:textAlignment w:val="baseline"/>
                    <w:rPr>
                      <w:ins w:id="124" w:author="Momo" w:date="2025-03-18T09:59:00Z" w16du:dateUtc="2025-03-18T07:59:00Z"/>
                      <w:rFonts w:asciiTheme="minorHAnsi" w:hAnsiTheme="minorHAnsi" w:cstheme="minorHAnsi"/>
                      <w:b/>
                      <w:bCs/>
                      <w:sz w:val="18"/>
                      <w:szCs w:val="18"/>
                      <w:rPrChange w:id="125" w:author="sam cornet" w:date="2025-03-18T21:03:00Z" w16du:dateUtc="2025-03-18T20:03:00Z">
                        <w:rPr>
                          <w:ins w:id="126" w:author="Momo" w:date="2025-03-18T09:59:00Z" w16du:dateUtc="2025-03-18T07:59:00Z"/>
                          <w:rFonts w:asciiTheme="minorHAnsi" w:hAnsiTheme="minorHAnsi" w:cstheme="minorHAnsi"/>
                          <w:color w:val="000000"/>
                          <w:sz w:val="18"/>
                          <w:szCs w:val="18"/>
                        </w:rPr>
                      </w:rPrChange>
                    </w:rPr>
                  </w:pPr>
                  <w:ins w:id="127" w:author="Momo" w:date="2025-03-18T09:59:00Z" w16du:dateUtc="2025-03-18T07:59:00Z">
                    <w:r w:rsidRPr="00700211">
                      <w:rPr>
                        <w:rFonts w:asciiTheme="minorHAnsi" w:hAnsiTheme="minorHAnsi" w:cstheme="minorHAnsi"/>
                        <w:b/>
                        <w:bCs/>
                        <w:sz w:val="18"/>
                        <w:szCs w:val="18"/>
                        <w:rPrChange w:id="128" w:author="Momo" w:date="2025-03-18T10:00:00Z" w16du:dateUtc="2025-03-18T08:00:00Z">
                          <w:rPr/>
                        </w:rPrChange>
                      </w:rPr>
                      <w:t>Hormones</w:t>
                    </w:r>
                  </w:ins>
                </w:p>
              </w:tc>
              <w:tc>
                <w:tcPr>
                  <w:tcW w:w="2572" w:type="dxa"/>
                  <w:shd w:val="clear" w:color="auto" w:fill="E7E6E6" w:themeFill="background2"/>
                  <w:vAlign w:val="center"/>
                  <w:tcPrChange w:id="129" w:author="sam cornet" w:date="2025-03-18T21:03:00Z" w16du:dateUtc="2025-03-18T20:03:00Z">
                    <w:tcPr>
                      <w:tcW w:w="2572" w:type="dxa"/>
                    </w:tcPr>
                  </w:tcPrChange>
                </w:tcPr>
                <w:p w14:paraId="5817732E" w14:textId="55F94DA7" w:rsidR="00700211" w:rsidRPr="00700211" w:rsidRDefault="00700211" w:rsidP="00473C42">
                  <w:pPr>
                    <w:pStyle w:val="NormalWeb"/>
                    <w:framePr w:hSpace="141" w:wrap="around" w:vAnchor="text" w:hAnchor="margin" w:xAlign="center" w:y="76"/>
                    <w:spacing w:before="0" w:beforeAutospacing="0" w:after="0" w:afterAutospacing="0"/>
                    <w:jc w:val="center"/>
                    <w:textAlignment w:val="baseline"/>
                    <w:rPr>
                      <w:ins w:id="130" w:author="Momo" w:date="2025-03-18T09:59:00Z" w16du:dateUtc="2025-03-18T07:59:00Z"/>
                      <w:rFonts w:asciiTheme="minorHAnsi" w:hAnsiTheme="minorHAnsi" w:cstheme="minorHAnsi"/>
                      <w:b/>
                      <w:bCs/>
                      <w:color w:val="000000"/>
                      <w:sz w:val="18"/>
                      <w:szCs w:val="18"/>
                      <w:rPrChange w:id="131" w:author="Momo" w:date="2025-03-18T10:00:00Z" w16du:dateUtc="2025-03-18T08:00:00Z">
                        <w:rPr>
                          <w:ins w:id="132" w:author="Momo" w:date="2025-03-18T09:59:00Z" w16du:dateUtc="2025-03-18T07:59:00Z"/>
                          <w:rFonts w:asciiTheme="minorHAnsi" w:hAnsiTheme="minorHAnsi" w:cstheme="minorHAnsi"/>
                          <w:color w:val="000000"/>
                          <w:sz w:val="18"/>
                          <w:szCs w:val="18"/>
                        </w:rPr>
                      </w:rPrChange>
                    </w:rPr>
                  </w:pPr>
                  <w:ins w:id="133" w:author="Momo" w:date="2025-03-18T09:59:00Z" w16du:dateUtc="2025-03-18T07:59:00Z">
                    <w:r w:rsidRPr="00700211">
                      <w:rPr>
                        <w:rFonts w:asciiTheme="minorHAnsi" w:hAnsiTheme="minorHAnsi" w:cstheme="minorHAnsi"/>
                        <w:b/>
                        <w:bCs/>
                        <w:sz w:val="18"/>
                        <w:szCs w:val="18"/>
                        <w:rPrChange w:id="134" w:author="Momo" w:date="2025-03-18T10:00:00Z" w16du:dateUtc="2025-03-18T08:00:00Z">
                          <w:rPr/>
                        </w:rPrChange>
                      </w:rPr>
                      <w:t>Cellule cible</w:t>
                    </w:r>
                  </w:ins>
                </w:p>
              </w:tc>
              <w:tc>
                <w:tcPr>
                  <w:tcW w:w="2573" w:type="dxa"/>
                  <w:shd w:val="clear" w:color="auto" w:fill="E7E6E6" w:themeFill="background2"/>
                  <w:vAlign w:val="center"/>
                  <w:tcPrChange w:id="135" w:author="sam cornet" w:date="2025-03-18T21:03:00Z" w16du:dateUtc="2025-03-18T20:03:00Z">
                    <w:tcPr>
                      <w:tcW w:w="2573" w:type="dxa"/>
                    </w:tcPr>
                  </w:tcPrChange>
                </w:tcPr>
                <w:p w14:paraId="16AA8C5F" w14:textId="5824DEE7" w:rsidR="00700211" w:rsidRPr="00700211" w:rsidRDefault="00700211" w:rsidP="00473C42">
                  <w:pPr>
                    <w:pStyle w:val="NormalWeb"/>
                    <w:framePr w:hSpace="141" w:wrap="around" w:vAnchor="text" w:hAnchor="margin" w:xAlign="center" w:y="76"/>
                    <w:spacing w:before="0" w:beforeAutospacing="0" w:after="0" w:afterAutospacing="0"/>
                    <w:jc w:val="center"/>
                    <w:textAlignment w:val="baseline"/>
                    <w:rPr>
                      <w:ins w:id="136" w:author="Momo" w:date="2025-03-18T09:59:00Z" w16du:dateUtc="2025-03-18T07:59:00Z"/>
                      <w:rFonts w:asciiTheme="minorHAnsi" w:hAnsiTheme="minorHAnsi" w:cstheme="minorHAnsi"/>
                      <w:b/>
                      <w:bCs/>
                      <w:color w:val="000000"/>
                      <w:sz w:val="18"/>
                      <w:szCs w:val="18"/>
                      <w:rPrChange w:id="137" w:author="Momo" w:date="2025-03-18T10:00:00Z" w16du:dateUtc="2025-03-18T08:00:00Z">
                        <w:rPr>
                          <w:ins w:id="138" w:author="Momo" w:date="2025-03-18T09:59:00Z" w16du:dateUtc="2025-03-18T07:59:00Z"/>
                          <w:rFonts w:asciiTheme="minorHAnsi" w:hAnsiTheme="minorHAnsi" w:cstheme="minorHAnsi"/>
                          <w:color w:val="000000"/>
                          <w:sz w:val="18"/>
                          <w:szCs w:val="18"/>
                        </w:rPr>
                      </w:rPrChange>
                    </w:rPr>
                  </w:pPr>
                  <w:ins w:id="139" w:author="Momo" w:date="2025-03-18T09:59:00Z" w16du:dateUtc="2025-03-18T07:59:00Z">
                    <w:r w:rsidRPr="00700211">
                      <w:rPr>
                        <w:rFonts w:asciiTheme="minorHAnsi" w:hAnsiTheme="minorHAnsi" w:cstheme="minorHAnsi"/>
                        <w:b/>
                        <w:bCs/>
                        <w:sz w:val="18"/>
                        <w:szCs w:val="18"/>
                        <w:rPrChange w:id="140" w:author="Momo" w:date="2025-03-18T10:00:00Z" w16du:dateUtc="2025-03-18T08:00:00Z">
                          <w:rPr/>
                        </w:rPrChange>
                      </w:rPr>
                      <w:t>Principales actions</w:t>
                    </w:r>
                  </w:ins>
                </w:p>
              </w:tc>
            </w:tr>
            <w:tr w:rsidR="00700211" w14:paraId="627CED06" w14:textId="77777777" w:rsidTr="006F1C5C">
              <w:trPr>
                <w:ins w:id="141" w:author="Momo" w:date="2025-03-18T09:59:00Z"/>
              </w:trPr>
              <w:tc>
                <w:tcPr>
                  <w:tcW w:w="2572" w:type="dxa"/>
                  <w:vAlign w:val="center"/>
                  <w:tcPrChange w:id="142" w:author="sam cornet" w:date="2025-03-18T21:03:00Z" w16du:dateUtc="2025-03-18T20:03:00Z">
                    <w:tcPr>
                      <w:tcW w:w="2572" w:type="dxa"/>
                    </w:tcPr>
                  </w:tcPrChange>
                </w:tcPr>
                <w:p w14:paraId="1E8B25A2" w14:textId="19881897" w:rsidR="00700211" w:rsidRPr="00700211" w:rsidRDefault="00700211" w:rsidP="00473C42">
                  <w:pPr>
                    <w:pStyle w:val="NormalWeb"/>
                    <w:framePr w:hSpace="141" w:wrap="around" w:vAnchor="text" w:hAnchor="margin" w:xAlign="center" w:y="76"/>
                    <w:spacing w:before="0" w:beforeAutospacing="0" w:after="0" w:afterAutospacing="0"/>
                    <w:jc w:val="center"/>
                    <w:textAlignment w:val="baseline"/>
                    <w:rPr>
                      <w:ins w:id="143" w:author="Momo" w:date="2025-03-18T09:59:00Z" w16du:dateUtc="2025-03-18T07:59:00Z"/>
                      <w:rFonts w:asciiTheme="minorHAnsi" w:hAnsiTheme="minorHAnsi" w:cstheme="minorHAnsi"/>
                      <w:b/>
                      <w:bCs/>
                      <w:color w:val="000000"/>
                      <w:sz w:val="18"/>
                      <w:szCs w:val="18"/>
                      <w:rPrChange w:id="144" w:author="Momo" w:date="2025-03-18T10:00:00Z" w16du:dateUtc="2025-03-18T08:00:00Z">
                        <w:rPr>
                          <w:ins w:id="145" w:author="Momo" w:date="2025-03-18T09:59:00Z" w16du:dateUtc="2025-03-18T07:59:00Z"/>
                          <w:rFonts w:asciiTheme="minorHAnsi" w:hAnsiTheme="minorHAnsi" w:cstheme="minorHAnsi"/>
                          <w:color w:val="000000"/>
                          <w:sz w:val="18"/>
                          <w:szCs w:val="18"/>
                        </w:rPr>
                      </w:rPrChange>
                    </w:rPr>
                  </w:pPr>
                  <w:ins w:id="146" w:author="Momo" w:date="2025-03-18T09:59:00Z" w16du:dateUtc="2025-03-18T07:59:00Z">
                    <w:r w:rsidRPr="00700211">
                      <w:rPr>
                        <w:rFonts w:asciiTheme="minorHAnsi" w:hAnsiTheme="minorHAnsi" w:cstheme="minorHAnsi"/>
                        <w:b/>
                        <w:bCs/>
                        <w:sz w:val="18"/>
                        <w:szCs w:val="18"/>
                        <w:rPrChange w:id="147" w:author="Momo" w:date="2025-03-18T10:00:00Z" w16du:dateUtc="2025-03-18T08:00:00Z">
                          <w:rPr/>
                        </w:rPrChange>
                      </w:rPr>
                      <w:t>Hormone de libération de la thyréostimuline (TRH)</w:t>
                    </w:r>
                  </w:ins>
                </w:p>
              </w:tc>
              <w:tc>
                <w:tcPr>
                  <w:tcW w:w="2572" w:type="dxa"/>
                  <w:vAlign w:val="center"/>
                  <w:tcPrChange w:id="148" w:author="sam cornet" w:date="2025-03-18T21:03:00Z" w16du:dateUtc="2025-03-18T20:03:00Z">
                    <w:tcPr>
                      <w:tcW w:w="2572" w:type="dxa"/>
                    </w:tcPr>
                  </w:tcPrChange>
                </w:tcPr>
                <w:p w14:paraId="5B2F81CE" w14:textId="15241613" w:rsidR="00700211" w:rsidRPr="00700211" w:rsidRDefault="00700211" w:rsidP="00473C42">
                  <w:pPr>
                    <w:pStyle w:val="NormalWeb"/>
                    <w:framePr w:hSpace="141" w:wrap="around" w:vAnchor="text" w:hAnchor="margin" w:xAlign="center" w:y="76"/>
                    <w:spacing w:before="0" w:beforeAutospacing="0" w:after="0" w:afterAutospacing="0"/>
                    <w:jc w:val="center"/>
                    <w:textAlignment w:val="baseline"/>
                    <w:rPr>
                      <w:ins w:id="149" w:author="Momo" w:date="2025-03-18T09:59:00Z" w16du:dateUtc="2025-03-18T07:59:00Z"/>
                      <w:rFonts w:asciiTheme="minorHAnsi" w:hAnsiTheme="minorHAnsi" w:cstheme="minorHAnsi"/>
                      <w:color w:val="000000"/>
                      <w:sz w:val="18"/>
                      <w:szCs w:val="18"/>
                    </w:rPr>
                  </w:pPr>
                  <w:ins w:id="150" w:author="Momo" w:date="2025-03-18T09:59:00Z" w16du:dateUtc="2025-03-18T07:59:00Z">
                    <w:r w:rsidRPr="00700211">
                      <w:rPr>
                        <w:rFonts w:asciiTheme="minorHAnsi" w:hAnsiTheme="minorHAnsi" w:cstheme="minorHAnsi"/>
                        <w:sz w:val="18"/>
                        <w:szCs w:val="18"/>
                        <w:rPrChange w:id="151" w:author="Momo" w:date="2025-03-18T10:00:00Z" w16du:dateUtc="2025-03-18T08:00:00Z">
                          <w:rPr/>
                        </w:rPrChange>
                      </w:rPr>
                      <w:t>Hypophyse antérieure</w:t>
                    </w:r>
                  </w:ins>
                </w:p>
              </w:tc>
              <w:tc>
                <w:tcPr>
                  <w:tcW w:w="2573" w:type="dxa"/>
                  <w:vAlign w:val="center"/>
                  <w:tcPrChange w:id="152" w:author="sam cornet" w:date="2025-03-18T21:03:00Z" w16du:dateUtc="2025-03-18T20:03:00Z">
                    <w:tcPr>
                      <w:tcW w:w="2573" w:type="dxa"/>
                    </w:tcPr>
                  </w:tcPrChange>
                </w:tcPr>
                <w:p w14:paraId="4893A064" w14:textId="246F99BE" w:rsidR="00700211" w:rsidRPr="00700211" w:rsidRDefault="00700211" w:rsidP="00473C42">
                  <w:pPr>
                    <w:pStyle w:val="NormalWeb"/>
                    <w:framePr w:hSpace="141" w:wrap="around" w:vAnchor="text" w:hAnchor="margin" w:xAlign="center" w:y="76"/>
                    <w:spacing w:before="0" w:beforeAutospacing="0" w:after="0" w:afterAutospacing="0"/>
                    <w:jc w:val="center"/>
                    <w:textAlignment w:val="baseline"/>
                    <w:rPr>
                      <w:ins w:id="153" w:author="Momo" w:date="2025-03-18T09:59:00Z" w16du:dateUtc="2025-03-18T07:59:00Z"/>
                      <w:rFonts w:asciiTheme="minorHAnsi" w:hAnsiTheme="minorHAnsi" w:cstheme="minorHAnsi"/>
                      <w:color w:val="000000"/>
                      <w:sz w:val="18"/>
                      <w:szCs w:val="18"/>
                    </w:rPr>
                  </w:pPr>
                  <w:ins w:id="154" w:author="Momo" w:date="2025-03-18T09:59:00Z" w16du:dateUtc="2025-03-18T07:59:00Z">
                    <w:r w:rsidRPr="00700211">
                      <w:rPr>
                        <w:rFonts w:asciiTheme="minorHAnsi" w:hAnsiTheme="minorHAnsi" w:cstheme="minorHAnsi"/>
                        <w:sz w:val="18"/>
                        <w:szCs w:val="18"/>
                        <w:rPrChange w:id="155" w:author="Momo" w:date="2025-03-18T10:00:00Z" w16du:dateUtc="2025-03-18T08:00:00Z">
                          <w:rPr/>
                        </w:rPrChange>
                      </w:rPr>
                      <w:t>Stimule la libération de TSH et de prolactine</w:t>
                    </w:r>
                  </w:ins>
                </w:p>
              </w:tc>
            </w:tr>
            <w:tr w:rsidR="00700211" w14:paraId="09A0D1A9" w14:textId="77777777" w:rsidTr="006F1C5C">
              <w:trPr>
                <w:ins w:id="156" w:author="Momo" w:date="2025-03-18T09:59:00Z"/>
              </w:trPr>
              <w:tc>
                <w:tcPr>
                  <w:tcW w:w="2572" w:type="dxa"/>
                  <w:vAlign w:val="center"/>
                  <w:tcPrChange w:id="157" w:author="sam cornet" w:date="2025-03-18T21:03:00Z" w16du:dateUtc="2025-03-18T20:03:00Z">
                    <w:tcPr>
                      <w:tcW w:w="2572" w:type="dxa"/>
                    </w:tcPr>
                  </w:tcPrChange>
                </w:tcPr>
                <w:p w14:paraId="6D9DF111" w14:textId="6869C265" w:rsidR="00700211" w:rsidRPr="00700211" w:rsidRDefault="00700211" w:rsidP="00473C42">
                  <w:pPr>
                    <w:pStyle w:val="NormalWeb"/>
                    <w:framePr w:hSpace="141" w:wrap="around" w:vAnchor="text" w:hAnchor="margin" w:xAlign="center" w:y="76"/>
                    <w:spacing w:before="0" w:beforeAutospacing="0" w:after="0" w:afterAutospacing="0"/>
                    <w:jc w:val="center"/>
                    <w:textAlignment w:val="baseline"/>
                    <w:rPr>
                      <w:ins w:id="158" w:author="Momo" w:date="2025-03-18T09:59:00Z" w16du:dateUtc="2025-03-18T07:59:00Z"/>
                      <w:rFonts w:asciiTheme="minorHAnsi" w:hAnsiTheme="minorHAnsi" w:cstheme="minorHAnsi"/>
                      <w:b/>
                      <w:bCs/>
                      <w:color w:val="000000"/>
                      <w:sz w:val="18"/>
                      <w:szCs w:val="18"/>
                      <w:rPrChange w:id="159" w:author="Momo" w:date="2025-03-18T10:00:00Z" w16du:dateUtc="2025-03-18T08:00:00Z">
                        <w:rPr>
                          <w:ins w:id="160" w:author="Momo" w:date="2025-03-18T09:59:00Z" w16du:dateUtc="2025-03-18T07:59:00Z"/>
                          <w:rFonts w:asciiTheme="minorHAnsi" w:hAnsiTheme="minorHAnsi" w:cstheme="minorHAnsi"/>
                          <w:color w:val="000000"/>
                          <w:sz w:val="18"/>
                          <w:szCs w:val="18"/>
                        </w:rPr>
                      </w:rPrChange>
                    </w:rPr>
                  </w:pPr>
                  <w:ins w:id="161" w:author="Momo" w:date="2025-03-18T09:59:00Z" w16du:dateUtc="2025-03-18T07:59:00Z">
                    <w:r w:rsidRPr="00700211">
                      <w:rPr>
                        <w:rFonts w:asciiTheme="minorHAnsi" w:hAnsiTheme="minorHAnsi" w:cstheme="minorHAnsi"/>
                        <w:b/>
                        <w:bCs/>
                        <w:sz w:val="18"/>
                        <w:szCs w:val="18"/>
                        <w:rPrChange w:id="162" w:author="Momo" w:date="2025-03-18T10:00:00Z" w16du:dateUtc="2025-03-18T08:00:00Z">
                          <w:rPr/>
                        </w:rPrChange>
                      </w:rPr>
                      <w:t>Hormone de libération de la gonadotrophine (</w:t>
                    </w:r>
                    <w:proofErr w:type="spellStart"/>
                    <w:r w:rsidRPr="00700211">
                      <w:rPr>
                        <w:rFonts w:asciiTheme="minorHAnsi" w:hAnsiTheme="minorHAnsi" w:cstheme="minorHAnsi"/>
                        <w:b/>
                        <w:bCs/>
                        <w:sz w:val="18"/>
                        <w:szCs w:val="18"/>
                        <w:rPrChange w:id="163" w:author="Momo" w:date="2025-03-18T10:00:00Z" w16du:dateUtc="2025-03-18T08:00:00Z">
                          <w:rPr/>
                        </w:rPrChange>
                      </w:rPr>
                      <w:t>Gn</w:t>
                    </w:r>
                    <w:proofErr w:type="spellEnd"/>
                    <w:r w:rsidRPr="00700211">
                      <w:rPr>
                        <w:rFonts w:asciiTheme="minorHAnsi" w:hAnsiTheme="minorHAnsi" w:cstheme="minorHAnsi"/>
                        <w:b/>
                        <w:bCs/>
                        <w:sz w:val="18"/>
                        <w:szCs w:val="18"/>
                        <w:rPrChange w:id="164" w:author="Momo" w:date="2025-03-18T10:00:00Z" w16du:dateUtc="2025-03-18T08:00:00Z">
                          <w:rPr/>
                        </w:rPrChange>
                      </w:rPr>
                      <w:t>-RH)</w:t>
                    </w:r>
                  </w:ins>
                </w:p>
              </w:tc>
              <w:tc>
                <w:tcPr>
                  <w:tcW w:w="2572" w:type="dxa"/>
                  <w:vAlign w:val="center"/>
                  <w:tcPrChange w:id="165" w:author="sam cornet" w:date="2025-03-18T21:03:00Z" w16du:dateUtc="2025-03-18T20:03:00Z">
                    <w:tcPr>
                      <w:tcW w:w="2572" w:type="dxa"/>
                    </w:tcPr>
                  </w:tcPrChange>
                </w:tcPr>
                <w:p w14:paraId="5F361CF9" w14:textId="3C539B9F" w:rsidR="00700211" w:rsidRPr="00700211" w:rsidRDefault="00700211" w:rsidP="00473C42">
                  <w:pPr>
                    <w:pStyle w:val="NormalWeb"/>
                    <w:framePr w:hSpace="141" w:wrap="around" w:vAnchor="text" w:hAnchor="margin" w:xAlign="center" w:y="76"/>
                    <w:spacing w:before="0" w:beforeAutospacing="0" w:after="0" w:afterAutospacing="0"/>
                    <w:jc w:val="center"/>
                    <w:textAlignment w:val="baseline"/>
                    <w:rPr>
                      <w:ins w:id="166" w:author="Momo" w:date="2025-03-18T09:59:00Z" w16du:dateUtc="2025-03-18T07:59:00Z"/>
                      <w:rFonts w:asciiTheme="minorHAnsi" w:hAnsiTheme="minorHAnsi" w:cstheme="minorHAnsi"/>
                      <w:color w:val="000000"/>
                      <w:sz w:val="18"/>
                      <w:szCs w:val="18"/>
                    </w:rPr>
                  </w:pPr>
                  <w:ins w:id="167" w:author="Momo" w:date="2025-03-18T09:59:00Z" w16du:dateUtc="2025-03-18T07:59:00Z">
                    <w:r w:rsidRPr="00700211">
                      <w:rPr>
                        <w:rFonts w:asciiTheme="minorHAnsi" w:hAnsiTheme="minorHAnsi" w:cstheme="minorHAnsi"/>
                        <w:sz w:val="18"/>
                        <w:szCs w:val="18"/>
                        <w:rPrChange w:id="168" w:author="Momo" w:date="2025-03-18T10:00:00Z" w16du:dateUtc="2025-03-18T08:00:00Z">
                          <w:rPr/>
                        </w:rPrChange>
                      </w:rPr>
                      <w:t>Hypophyse antérieure</w:t>
                    </w:r>
                  </w:ins>
                </w:p>
              </w:tc>
              <w:tc>
                <w:tcPr>
                  <w:tcW w:w="2573" w:type="dxa"/>
                  <w:vAlign w:val="center"/>
                  <w:tcPrChange w:id="169" w:author="sam cornet" w:date="2025-03-18T21:03:00Z" w16du:dateUtc="2025-03-18T20:03:00Z">
                    <w:tcPr>
                      <w:tcW w:w="2573" w:type="dxa"/>
                    </w:tcPr>
                  </w:tcPrChange>
                </w:tcPr>
                <w:p w14:paraId="3A0269C7" w14:textId="6E85F10F" w:rsidR="00700211" w:rsidRPr="00700211" w:rsidRDefault="00700211" w:rsidP="00473C42">
                  <w:pPr>
                    <w:pStyle w:val="NormalWeb"/>
                    <w:framePr w:hSpace="141" w:wrap="around" w:vAnchor="text" w:hAnchor="margin" w:xAlign="center" w:y="76"/>
                    <w:spacing w:before="0" w:beforeAutospacing="0" w:after="0" w:afterAutospacing="0"/>
                    <w:jc w:val="center"/>
                    <w:textAlignment w:val="baseline"/>
                    <w:rPr>
                      <w:ins w:id="170" w:author="Momo" w:date="2025-03-18T09:59:00Z" w16du:dateUtc="2025-03-18T07:59:00Z"/>
                      <w:rFonts w:asciiTheme="minorHAnsi" w:hAnsiTheme="minorHAnsi" w:cstheme="minorHAnsi"/>
                      <w:color w:val="000000"/>
                      <w:sz w:val="18"/>
                      <w:szCs w:val="18"/>
                    </w:rPr>
                  </w:pPr>
                  <w:ins w:id="171" w:author="Momo" w:date="2025-03-18T09:59:00Z" w16du:dateUtc="2025-03-18T07:59:00Z">
                    <w:r w:rsidRPr="00700211">
                      <w:rPr>
                        <w:rFonts w:asciiTheme="minorHAnsi" w:hAnsiTheme="minorHAnsi" w:cstheme="minorHAnsi"/>
                        <w:sz w:val="18"/>
                        <w:szCs w:val="18"/>
                        <w:rPrChange w:id="172" w:author="Momo" w:date="2025-03-18T10:00:00Z" w16du:dateUtc="2025-03-18T08:00:00Z">
                          <w:rPr/>
                        </w:rPrChange>
                      </w:rPr>
                      <w:t>Stimule la sécrétion de FSH et de LH par les cellules gonadotropes</w:t>
                    </w:r>
                  </w:ins>
                </w:p>
              </w:tc>
            </w:tr>
            <w:tr w:rsidR="00700211" w14:paraId="44699D0A" w14:textId="77777777" w:rsidTr="006F1C5C">
              <w:trPr>
                <w:ins w:id="173" w:author="Momo" w:date="2025-03-18T09:59:00Z"/>
              </w:trPr>
              <w:tc>
                <w:tcPr>
                  <w:tcW w:w="2572" w:type="dxa"/>
                  <w:vAlign w:val="center"/>
                  <w:tcPrChange w:id="174" w:author="sam cornet" w:date="2025-03-18T21:03:00Z" w16du:dateUtc="2025-03-18T20:03:00Z">
                    <w:tcPr>
                      <w:tcW w:w="2572" w:type="dxa"/>
                    </w:tcPr>
                  </w:tcPrChange>
                </w:tcPr>
                <w:p w14:paraId="7997F61D" w14:textId="237DC589" w:rsidR="00700211" w:rsidRPr="00700211" w:rsidRDefault="00700211" w:rsidP="00473C42">
                  <w:pPr>
                    <w:pStyle w:val="NormalWeb"/>
                    <w:framePr w:hSpace="141" w:wrap="around" w:vAnchor="text" w:hAnchor="margin" w:xAlign="center" w:y="76"/>
                    <w:spacing w:before="0" w:beforeAutospacing="0" w:after="0" w:afterAutospacing="0"/>
                    <w:jc w:val="center"/>
                    <w:textAlignment w:val="baseline"/>
                    <w:rPr>
                      <w:ins w:id="175" w:author="Momo" w:date="2025-03-18T09:59:00Z" w16du:dateUtc="2025-03-18T07:59:00Z"/>
                      <w:rFonts w:asciiTheme="minorHAnsi" w:hAnsiTheme="minorHAnsi" w:cstheme="minorHAnsi"/>
                      <w:b/>
                      <w:bCs/>
                      <w:color w:val="000000"/>
                      <w:sz w:val="18"/>
                      <w:szCs w:val="18"/>
                      <w:rPrChange w:id="176" w:author="Momo" w:date="2025-03-18T10:00:00Z" w16du:dateUtc="2025-03-18T08:00:00Z">
                        <w:rPr>
                          <w:ins w:id="177" w:author="Momo" w:date="2025-03-18T09:59:00Z" w16du:dateUtc="2025-03-18T07:59:00Z"/>
                          <w:rFonts w:asciiTheme="minorHAnsi" w:hAnsiTheme="minorHAnsi" w:cstheme="minorHAnsi"/>
                          <w:color w:val="000000"/>
                          <w:sz w:val="18"/>
                          <w:szCs w:val="18"/>
                        </w:rPr>
                      </w:rPrChange>
                    </w:rPr>
                  </w:pPr>
                  <w:ins w:id="178" w:author="Momo" w:date="2025-03-18T09:59:00Z" w16du:dateUtc="2025-03-18T07:59:00Z">
                    <w:r w:rsidRPr="00700211">
                      <w:rPr>
                        <w:rFonts w:asciiTheme="minorHAnsi" w:hAnsiTheme="minorHAnsi" w:cstheme="minorHAnsi"/>
                        <w:b/>
                        <w:bCs/>
                        <w:sz w:val="18"/>
                        <w:szCs w:val="18"/>
                        <w:rPrChange w:id="179" w:author="Momo" w:date="2025-03-18T10:00:00Z" w16du:dateUtc="2025-03-18T08:00:00Z">
                          <w:rPr/>
                        </w:rPrChange>
                      </w:rPr>
                      <w:t>Somatostatine</w:t>
                    </w:r>
                  </w:ins>
                </w:p>
              </w:tc>
              <w:tc>
                <w:tcPr>
                  <w:tcW w:w="2572" w:type="dxa"/>
                  <w:vAlign w:val="center"/>
                  <w:tcPrChange w:id="180" w:author="sam cornet" w:date="2025-03-18T21:03:00Z" w16du:dateUtc="2025-03-18T20:03:00Z">
                    <w:tcPr>
                      <w:tcW w:w="2572" w:type="dxa"/>
                    </w:tcPr>
                  </w:tcPrChange>
                </w:tcPr>
                <w:p w14:paraId="55C9BFCE" w14:textId="2B0FE0A1" w:rsidR="00700211" w:rsidRPr="00700211" w:rsidRDefault="00700211" w:rsidP="00473C42">
                  <w:pPr>
                    <w:pStyle w:val="NormalWeb"/>
                    <w:framePr w:hSpace="141" w:wrap="around" w:vAnchor="text" w:hAnchor="margin" w:xAlign="center" w:y="76"/>
                    <w:spacing w:before="0" w:beforeAutospacing="0" w:after="0" w:afterAutospacing="0"/>
                    <w:jc w:val="center"/>
                    <w:textAlignment w:val="baseline"/>
                    <w:rPr>
                      <w:ins w:id="181" w:author="Momo" w:date="2025-03-18T09:59:00Z" w16du:dateUtc="2025-03-18T07:59:00Z"/>
                      <w:rFonts w:asciiTheme="minorHAnsi" w:hAnsiTheme="minorHAnsi" w:cstheme="minorHAnsi"/>
                      <w:color w:val="000000"/>
                      <w:sz w:val="18"/>
                      <w:szCs w:val="18"/>
                    </w:rPr>
                  </w:pPr>
                  <w:ins w:id="182" w:author="Momo" w:date="2025-03-18T09:59:00Z" w16du:dateUtc="2025-03-18T07:59:00Z">
                    <w:r w:rsidRPr="00700211">
                      <w:rPr>
                        <w:rFonts w:asciiTheme="minorHAnsi" w:hAnsiTheme="minorHAnsi" w:cstheme="minorHAnsi"/>
                        <w:sz w:val="18"/>
                        <w:szCs w:val="18"/>
                        <w:rPrChange w:id="183" w:author="Momo" w:date="2025-03-18T10:00:00Z" w16du:dateUtc="2025-03-18T08:00:00Z">
                          <w:rPr/>
                        </w:rPrChange>
                      </w:rPr>
                      <w:t>Hypophyse antérieure</w:t>
                    </w:r>
                  </w:ins>
                </w:p>
              </w:tc>
              <w:tc>
                <w:tcPr>
                  <w:tcW w:w="2573" w:type="dxa"/>
                  <w:vAlign w:val="center"/>
                  <w:tcPrChange w:id="184" w:author="sam cornet" w:date="2025-03-18T21:03:00Z" w16du:dateUtc="2025-03-18T20:03:00Z">
                    <w:tcPr>
                      <w:tcW w:w="2573" w:type="dxa"/>
                    </w:tcPr>
                  </w:tcPrChange>
                </w:tcPr>
                <w:p w14:paraId="37D012AF" w14:textId="1B293B62" w:rsidR="00700211" w:rsidRPr="00700211" w:rsidRDefault="00700211" w:rsidP="00473C42">
                  <w:pPr>
                    <w:pStyle w:val="NormalWeb"/>
                    <w:framePr w:hSpace="141" w:wrap="around" w:vAnchor="text" w:hAnchor="margin" w:xAlign="center" w:y="76"/>
                    <w:spacing w:before="0" w:beforeAutospacing="0" w:after="0" w:afterAutospacing="0"/>
                    <w:jc w:val="center"/>
                    <w:textAlignment w:val="baseline"/>
                    <w:rPr>
                      <w:ins w:id="185" w:author="Momo" w:date="2025-03-18T09:59:00Z" w16du:dateUtc="2025-03-18T07:59:00Z"/>
                      <w:rFonts w:asciiTheme="minorHAnsi" w:hAnsiTheme="minorHAnsi" w:cstheme="minorHAnsi"/>
                      <w:color w:val="000000"/>
                      <w:sz w:val="18"/>
                      <w:szCs w:val="18"/>
                    </w:rPr>
                  </w:pPr>
                  <w:ins w:id="186" w:author="Momo" w:date="2025-03-18T09:59:00Z" w16du:dateUtc="2025-03-18T07:59:00Z">
                    <w:r w:rsidRPr="00700211">
                      <w:rPr>
                        <w:rFonts w:asciiTheme="minorHAnsi" w:hAnsiTheme="minorHAnsi" w:cstheme="minorHAnsi"/>
                        <w:sz w:val="18"/>
                        <w:szCs w:val="18"/>
                        <w:rPrChange w:id="187" w:author="Momo" w:date="2025-03-18T10:00:00Z" w16du:dateUtc="2025-03-18T08:00:00Z">
                          <w:rPr/>
                        </w:rPrChange>
                      </w:rPr>
                      <w:t>Inhibe la sécrétion de GH et de TSH</w:t>
                    </w:r>
                  </w:ins>
                </w:p>
              </w:tc>
            </w:tr>
            <w:tr w:rsidR="00700211" w14:paraId="29FF4365" w14:textId="77777777" w:rsidTr="006F1C5C">
              <w:trPr>
                <w:ins w:id="188" w:author="Momo" w:date="2025-03-18T09:59:00Z"/>
              </w:trPr>
              <w:tc>
                <w:tcPr>
                  <w:tcW w:w="2572" w:type="dxa"/>
                  <w:vAlign w:val="center"/>
                  <w:tcPrChange w:id="189" w:author="sam cornet" w:date="2025-03-18T21:03:00Z" w16du:dateUtc="2025-03-18T20:03:00Z">
                    <w:tcPr>
                      <w:tcW w:w="2572" w:type="dxa"/>
                    </w:tcPr>
                  </w:tcPrChange>
                </w:tcPr>
                <w:p w14:paraId="22BA5DD4" w14:textId="17D7EF9A" w:rsidR="00700211" w:rsidRPr="00700211" w:rsidRDefault="00700211" w:rsidP="00473C42">
                  <w:pPr>
                    <w:pStyle w:val="NormalWeb"/>
                    <w:framePr w:hSpace="141" w:wrap="around" w:vAnchor="text" w:hAnchor="margin" w:xAlign="center" w:y="76"/>
                    <w:spacing w:before="0" w:beforeAutospacing="0" w:after="0" w:afterAutospacing="0"/>
                    <w:jc w:val="center"/>
                    <w:textAlignment w:val="baseline"/>
                    <w:rPr>
                      <w:ins w:id="190" w:author="Momo" w:date="2025-03-18T09:59:00Z" w16du:dateUtc="2025-03-18T07:59:00Z"/>
                      <w:rFonts w:asciiTheme="minorHAnsi" w:hAnsiTheme="minorHAnsi" w:cstheme="minorHAnsi"/>
                      <w:b/>
                      <w:bCs/>
                      <w:color w:val="000000"/>
                      <w:sz w:val="18"/>
                      <w:szCs w:val="18"/>
                      <w:rPrChange w:id="191" w:author="Momo" w:date="2025-03-18T10:00:00Z" w16du:dateUtc="2025-03-18T08:00:00Z">
                        <w:rPr>
                          <w:ins w:id="192" w:author="Momo" w:date="2025-03-18T09:59:00Z" w16du:dateUtc="2025-03-18T07:59:00Z"/>
                          <w:rFonts w:asciiTheme="minorHAnsi" w:hAnsiTheme="minorHAnsi" w:cstheme="minorHAnsi"/>
                          <w:color w:val="000000"/>
                          <w:sz w:val="18"/>
                          <w:szCs w:val="18"/>
                        </w:rPr>
                      </w:rPrChange>
                    </w:rPr>
                  </w:pPr>
                  <w:ins w:id="193" w:author="Momo" w:date="2025-03-18T09:59:00Z" w16du:dateUtc="2025-03-18T07:59:00Z">
                    <w:r w:rsidRPr="00700211">
                      <w:rPr>
                        <w:rFonts w:asciiTheme="minorHAnsi" w:hAnsiTheme="minorHAnsi" w:cstheme="minorHAnsi"/>
                        <w:b/>
                        <w:bCs/>
                        <w:sz w:val="18"/>
                        <w:szCs w:val="18"/>
                        <w:rPrChange w:id="194" w:author="Momo" w:date="2025-03-18T10:00:00Z" w16du:dateUtc="2025-03-18T08:00:00Z">
                          <w:rPr/>
                        </w:rPrChange>
                      </w:rPr>
                      <w:t>Hormone de libération de la corticotrophine (CRH)</w:t>
                    </w:r>
                  </w:ins>
                </w:p>
              </w:tc>
              <w:tc>
                <w:tcPr>
                  <w:tcW w:w="2572" w:type="dxa"/>
                  <w:vAlign w:val="center"/>
                  <w:tcPrChange w:id="195" w:author="sam cornet" w:date="2025-03-18T21:03:00Z" w16du:dateUtc="2025-03-18T20:03:00Z">
                    <w:tcPr>
                      <w:tcW w:w="2572" w:type="dxa"/>
                    </w:tcPr>
                  </w:tcPrChange>
                </w:tcPr>
                <w:p w14:paraId="62AE55A5" w14:textId="520FA7FB" w:rsidR="00700211" w:rsidRPr="00700211" w:rsidRDefault="00700211" w:rsidP="00473C42">
                  <w:pPr>
                    <w:pStyle w:val="NormalWeb"/>
                    <w:framePr w:hSpace="141" w:wrap="around" w:vAnchor="text" w:hAnchor="margin" w:xAlign="center" w:y="76"/>
                    <w:spacing w:before="0" w:beforeAutospacing="0" w:after="0" w:afterAutospacing="0"/>
                    <w:jc w:val="center"/>
                    <w:textAlignment w:val="baseline"/>
                    <w:rPr>
                      <w:ins w:id="196" w:author="Momo" w:date="2025-03-18T09:59:00Z" w16du:dateUtc="2025-03-18T07:59:00Z"/>
                      <w:rFonts w:asciiTheme="minorHAnsi" w:hAnsiTheme="minorHAnsi" w:cstheme="minorHAnsi"/>
                      <w:color w:val="000000"/>
                      <w:sz w:val="18"/>
                      <w:szCs w:val="18"/>
                    </w:rPr>
                  </w:pPr>
                  <w:ins w:id="197" w:author="Momo" w:date="2025-03-18T09:59:00Z" w16du:dateUtc="2025-03-18T07:59:00Z">
                    <w:r w:rsidRPr="00700211">
                      <w:rPr>
                        <w:rFonts w:asciiTheme="minorHAnsi" w:hAnsiTheme="minorHAnsi" w:cstheme="minorHAnsi"/>
                        <w:sz w:val="18"/>
                        <w:szCs w:val="18"/>
                        <w:rPrChange w:id="198" w:author="Momo" w:date="2025-03-18T10:00:00Z" w16du:dateUtc="2025-03-18T08:00:00Z">
                          <w:rPr/>
                        </w:rPrChange>
                      </w:rPr>
                      <w:t>Hypophyse antérieure</w:t>
                    </w:r>
                  </w:ins>
                </w:p>
              </w:tc>
              <w:tc>
                <w:tcPr>
                  <w:tcW w:w="2573" w:type="dxa"/>
                  <w:vAlign w:val="center"/>
                  <w:tcPrChange w:id="199" w:author="sam cornet" w:date="2025-03-18T21:03:00Z" w16du:dateUtc="2025-03-18T20:03:00Z">
                    <w:tcPr>
                      <w:tcW w:w="2573" w:type="dxa"/>
                    </w:tcPr>
                  </w:tcPrChange>
                </w:tcPr>
                <w:p w14:paraId="55188DA8" w14:textId="3DAC3B80" w:rsidR="00700211" w:rsidRPr="00700211" w:rsidRDefault="00700211" w:rsidP="00473C42">
                  <w:pPr>
                    <w:pStyle w:val="NormalWeb"/>
                    <w:framePr w:hSpace="141" w:wrap="around" w:vAnchor="text" w:hAnchor="margin" w:xAlign="center" w:y="76"/>
                    <w:spacing w:before="0" w:beforeAutospacing="0" w:after="0" w:afterAutospacing="0"/>
                    <w:jc w:val="center"/>
                    <w:textAlignment w:val="baseline"/>
                    <w:rPr>
                      <w:ins w:id="200" w:author="Momo" w:date="2025-03-18T09:59:00Z" w16du:dateUtc="2025-03-18T07:59:00Z"/>
                      <w:rFonts w:asciiTheme="minorHAnsi" w:hAnsiTheme="minorHAnsi" w:cstheme="minorHAnsi"/>
                      <w:color w:val="000000"/>
                      <w:sz w:val="18"/>
                      <w:szCs w:val="18"/>
                    </w:rPr>
                  </w:pPr>
                  <w:ins w:id="201" w:author="Momo" w:date="2025-03-18T09:59:00Z" w16du:dateUtc="2025-03-18T07:59:00Z">
                    <w:r w:rsidRPr="00700211">
                      <w:rPr>
                        <w:rFonts w:asciiTheme="minorHAnsi" w:hAnsiTheme="minorHAnsi" w:cstheme="minorHAnsi"/>
                        <w:sz w:val="18"/>
                        <w:szCs w:val="18"/>
                        <w:rPrChange w:id="202" w:author="Momo" w:date="2025-03-18T10:00:00Z" w16du:dateUtc="2025-03-18T08:00:00Z">
                          <w:rPr/>
                        </w:rPrChange>
                      </w:rPr>
                      <w:t>Stimule la production d’ACTH</w:t>
                    </w:r>
                  </w:ins>
                </w:p>
              </w:tc>
            </w:tr>
            <w:tr w:rsidR="00700211" w14:paraId="2751B71A" w14:textId="77777777" w:rsidTr="006F1C5C">
              <w:trPr>
                <w:ins w:id="203" w:author="Momo" w:date="2025-03-18T09:59:00Z"/>
              </w:trPr>
              <w:tc>
                <w:tcPr>
                  <w:tcW w:w="2572" w:type="dxa"/>
                  <w:vAlign w:val="center"/>
                  <w:tcPrChange w:id="204" w:author="sam cornet" w:date="2025-03-18T21:03:00Z" w16du:dateUtc="2025-03-18T20:03:00Z">
                    <w:tcPr>
                      <w:tcW w:w="2572" w:type="dxa"/>
                    </w:tcPr>
                  </w:tcPrChange>
                </w:tcPr>
                <w:p w14:paraId="6BBB9FE6" w14:textId="77777777" w:rsidR="006F1C5C" w:rsidRDefault="00700211" w:rsidP="00473C42">
                  <w:pPr>
                    <w:pStyle w:val="NormalWeb"/>
                    <w:framePr w:hSpace="141" w:wrap="around" w:vAnchor="text" w:hAnchor="margin" w:xAlign="center" w:y="76"/>
                    <w:spacing w:before="0" w:beforeAutospacing="0" w:after="0" w:afterAutospacing="0"/>
                    <w:jc w:val="center"/>
                    <w:textAlignment w:val="baseline"/>
                    <w:rPr>
                      <w:ins w:id="205" w:author="sam cornet" w:date="2025-03-18T21:02:00Z" w16du:dateUtc="2025-03-18T20:02:00Z"/>
                      <w:rFonts w:asciiTheme="minorHAnsi" w:hAnsiTheme="minorHAnsi" w:cstheme="minorHAnsi"/>
                      <w:b/>
                      <w:bCs/>
                      <w:sz w:val="18"/>
                      <w:szCs w:val="18"/>
                    </w:rPr>
                  </w:pPr>
                  <w:ins w:id="206" w:author="Momo" w:date="2025-03-18T09:59:00Z" w16du:dateUtc="2025-03-18T07:59:00Z">
                    <w:r w:rsidRPr="00700211">
                      <w:rPr>
                        <w:rFonts w:asciiTheme="minorHAnsi" w:hAnsiTheme="minorHAnsi" w:cstheme="minorHAnsi"/>
                        <w:b/>
                        <w:bCs/>
                        <w:sz w:val="18"/>
                        <w:szCs w:val="18"/>
                        <w:rPrChange w:id="207" w:author="Momo" w:date="2025-03-18T10:00:00Z" w16du:dateUtc="2025-03-18T08:00:00Z">
                          <w:rPr/>
                        </w:rPrChange>
                      </w:rPr>
                      <w:t xml:space="preserve">Hormone de libération de l’hormone de croissance </w:t>
                    </w:r>
                  </w:ins>
                </w:p>
                <w:p w14:paraId="40C9399B" w14:textId="45CD301D" w:rsidR="00700211" w:rsidRPr="00700211" w:rsidRDefault="00700211" w:rsidP="00473C42">
                  <w:pPr>
                    <w:pStyle w:val="NormalWeb"/>
                    <w:framePr w:hSpace="141" w:wrap="around" w:vAnchor="text" w:hAnchor="margin" w:xAlign="center" w:y="76"/>
                    <w:spacing w:before="0" w:beforeAutospacing="0" w:after="0" w:afterAutospacing="0"/>
                    <w:jc w:val="center"/>
                    <w:textAlignment w:val="baseline"/>
                    <w:rPr>
                      <w:ins w:id="208" w:author="Momo" w:date="2025-03-18T09:59:00Z" w16du:dateUtc="2025-03-18T07:59:00Z"/>
                      <w:rFonts w:asciiTheme="minorHAnsi" w:hAnsiTheme="minorHAnsi" w:cstheme="minorHAnsi"/>
                      <w:b/>
                      <w:bCs/>
                      <w:color w:val="000000"/>
                      <w:sz w:val="18"/>
                      <w:szCs w:val="18"/>
                      <w:rPrChange w:id="209" w:author="Momo" w:date="2025-03-18T10:00:00Z" w16du:dateUtc="2025-03-18T08:00:00Z">
                        <w:rPr>
                          <w:ins w:id="210" w:author="Momo" w:date="2025-03-18T09:59:00Z" w16du:dateUtc="2025-03-18T07:59:00Z"/>
                          <w:rFonts w:asciiTheme="minorHAnsi" w:hAnsiTheme="minorHAnsi" w:cstheme="minorHAnsi"/>
                          <w:color w:val="000000"/>
                          <w:sz w:val="18"/>
                          <w:szCs w:val="18"/>
                        </w:rPr>
                      </w:rPrChange>
                    </w:rPr>
                  </w:pPr>
                  <w:ins w:id="211" w:author="Momo" w:date="2025-03-18T09:59:00Z" w16du:dateUtc="2025-03-18T07:59:00Z">
                    <w:r w:rsidRPr="00700211">
                      <w:rPr>
                        <w:rFonts w:asciiTheme="minorHAnsi" w:hAnsiTheme="minorHAnsi" w:cstheme="minorHAnsi"/>
                        <w:b/>
                        <w:bCs/>
                        <w:sz w:val="18"/>
                        <w:szCs w:val="18"/>
                        <w:rPrChange w:id="212" w:author="Momo" w:date="2025-03-18T10:00:00Z" w16du:dateUtc="2025-03-18T08:00:00Z">
                          <w:rPr/>
                        </w:rPrChange>
                      </w:rPr>
                      <w:t>(GH-RH)</w:t>
                    </w:r>
                  </w:ins>
                </w:p>
              </w:tc>
              <w:tc>
                <w:tcPr>
                  <w:tcW w:w="2572" w:type="dxa"/>
                  <w:vAlign w:val="center"/>
                  <w:tcPrChange w:id="213" w:author="sam cornet" w:date="2025-03-18T21:03:00Z" w16du:dateUtc="2025-03-18T20:03:00Z">
                    <w:tcPr>
                      <w:tcW w:w="2572" w:type="dxa"/>
                    </w:tcPr>
                  </w:tcPrChange>
                </w:tcPr>
                <w:p w14:paraId="02B3C6D4" w14:textId="4D185469" w:rsidR="00700211" w:rsidRPr="00700211" w:rsidRDefault="00700211" w:rsidP="00473C42">
                  <w:pPr>
                    <w:pStyle w:val="NormalWeb"/>
                    <w:framePr w:hSpace="141" w:wrap="around" w:vAnchor="text" w:hAnchor="margin" w:xAlign="center" w:y="76"/>
                    <w:spacing w:before="0" w:beforeAutospacing="0" w:after="0" w:afterAutospacing="0"/>
                    <w:jc w:val="center"/>
                    <w:textAlignment w:val="baseline"/>
                    <w:rPr>
                      <w:ins w:id="214" w:author="Momo" w:date="2025-03-18T09:59:00Z" w16du:dateUtc="2025-03-18T07:59:00Z"/>
                      <w:rFonts w:asciiTheme="minorHAnsi" w:hAnsiTheme="minorHAnsi" w:cstheme="minorHAnsi"/>
                      <w:color w:val="000000"/>
                      <w:sz w:val="18"/>
                      <w:szCs w:val="18"/>
                    </w:rPr>
                  </w:pPr>
                  <w:ins w:id="215" w:author="Momo" w:date="2025-03-18T09:59:00Z" w16du:dateUtc="2025-03-18T07:59:00Z">
                    <w:r w:rsidRPr="00700211">
                      <w:rPr>
                        <w:rFonts w:asciiTheme="minorHAnsi" w:hAnsiTheme="minorHAnsi" w:cstheme="minorHAnsi"/>
                        <w:sz w:val="18"/>
                        <w:szCs w:val="18"/>
                        <w:rPrChange w:id="216" w:author="Momo" w:date="2025-03-18T10:00:00Z" w16du:dateUtc="2025-03-18T08:00:00Z">
                          <w:rPr/>
                        </w:rPrChange>
                      </w:rPr>
                      <w:t>Hypophyse antérieure</w:t>
                    </w:r>
                  </w:ins>
                </w:p>
              </w:tc>
              <w:tc>
                <w:tcPr>
                  <w:tcW w:w="2573" w:type="dxa"/>
                  <w:vAlign w:val="center"/>
                  <w:tcPrChange w:id="217" w:author="sam cornet" w:date="2025-03-18T21:03:00Z" w16du:dateUtc="2025-03-18T20:03:00Z">
                    <w:tcPr>
                      <w:tcW w:w="2573" w:type="dxa"/>
                    </w:tcPr>
                  </w:tcPrChange>
                </w:tcPr>
                <w:p w14:paraId="45DF6C7C" w14:textId="396B1AA9" w:rsidR="00700211" w:rsidRPr="00700211" w:rsidRDefault="00700211" w:rsidP="00473C42">
                  <w:pPr>
                    <w:pStyle w:val="NormalWeb"/>
                    <w:framePr w:hSpace="141" w:wrap="around" w:vAnchor="text" w:hAnchor="margin" w:xAlign="center" w:y="76"/>
                    <w:spacing w:before="0" w:beforeAutospacing="0" w:after="0" w:afterAutospacing="0"/>
                    <w:jc w:val="center"/>
                    <w:textAlignment w:val="baseline"/>
                    <w:rPr>
                      <w:ins w:id="218" w:author="Momo" w:date="2025-03-18T09:59:00Z" w16du:dateUtc="2025-03-18T07:59:00Z"/>
                      <w:rFonts w:asciiTheme="minorHAnsi" w:hAnsiTheme="minorHAnsi" w:cstheme="minorHAnsi"/>
                      <w:color w:val="000000"/>
                      <w:sz w:val="18"/>
                      <w:szCs w:val="18"/>
                    </w:rPr>
                  </w:pPr>
                  <w:ins w:id="219" w:author="Momo" w:date="2025-03-18T09:59:00Z" w16du:dateUtc="2025-03-18T07:59:00Z">
                    <w:r w:rsidRPr="00700211">
                      <w:rPr>
                        <w:rFonts w:asciiTheme="minorHAnsi" w:hAnsiTheme="minorHAnsi" w:cstheme="minorHAnsi"/>
                        <w:sz w:val="18"/>
                        <w:szCs w:val="18"/>
                        <w:rPrChange w:id="220" w:author="Momo" w:date="2025-03-18T10:00:00Z" w16du:dateUtc="2025-03-18T08:00:00Z">
                          <w:rPr/>
                        </w:rPrChange>
                      </w:rPr>
                      <w:t>Stimule la sécrétion de GH</w:t>
                    </w:r>
                  </w:ins>
                </w:p>
              </w:tc>
            </w:tr>
            <w:tr w:rsidR="00700211" w14:paraId="6AABE79C" w14:textId="77777777" w:rsidTr="006F1C5C">
              <w:trPr>
                <w:trHeight w:val="454"/>
                <w:ins w:id="221" w:author="Momo" w:date="2025-03-18T09:59:00Z"/>
              </w:trPr>
              <w:tc>
                <w:tcPr>
                  <w:tcW w:w="2572" w:type="dxa"/>
                  <w:vAlign w:val="center"/>
                  <w:tcPrChange w:id="222" w:author="sam cornet" w:date="2025-03-18T21:03:00Z" w16du:dateUtc="2025-03-18T20:03:00Z">
                    <w:tcPr>
                      <w:tcW w:w="2572" w:type="dxa"/>
                    </w:tcPr>
                  </w:tcPrChange>
                </w:tcPr>
                <w:p w14:paraId="41E32284" w14:textId="5CEA890E" w:rsidR="00700211" w:rsidRPr="00700211" w:rsidRDefault="00700211" w:rsidP="00473C42">
                  <w:pPr>
                    <w:pStyle w:val="NormalWeb"/>
                    <w:framePr w:hSpace="141" w:wrap="around" w:vAnchor="text" w:hAnchor="margin" w:xAlign="center" w:y="76"/>
                    <w:spacing w:before="0" w:beforeAutospacing="0" w:after="0" w:afterAutospacing="0"/>
                    <w:jc w:val="center"/>
                    <w:textAlignment w:val="baseline"/>
                    <w:rPr>
                      <w:ins w:id="223" w:author="Momo" w:date="2025-03-18T09:59:00Z" w16du:dateUtc="2025-03-18T07:59:00Z"/>
                      <w:rFonts w:asciiTheme="minorHAnsi" w:hAnsiTheme="minorHAnsi" w:cstheme="minorHAnsi"/>
                      <w:b/>
                      <w:bCs/>
                      <w:color w:val="000000"/>
                      <w:sz w:val="18"/>
                      <w:szCs w:val="18"/>
                      <w:rPrChange w:id="224" w:author="Momo" w:date="2025-03-18T10:00:00Z" w16du:dateUtc="2025-03-18T08:00:00Z">
                        <w:rPr>
                          <w:ins w:id="225" w:author="Momo" w:date="2025-03-18T09:59:00Z" w16du:dateUtc="2025-03-18T07:59:00Z"/>
                          <w:rFonts w:asciiTheme="minorHAnsi" w:hAnsiTheme="minorHAnsi" w:cstheme="minorHAnsi"/>
                          <w:color w:val="000000"/>
                          <w:sz w:val="18"/>
                          <w:szCs w:val="18"/>
                        </w:rPr>
                      </w:rPrChange>
                    </w:rPr>
                  </w:pPr>
                  <w:ins w:id="226" w:author="Momo" w:date="2025-03-18T09:59:00Z" w16du:dateUtc="2025-03-18T07:59:00Z">
                    <w:r w:rsidRPr="00700211">
                      <w:rPr>
                        <w:rFonts w:asciiTheme="minorHAnsi" w:hAnsiTheme="minorHAnsi" w:cstheme="minorHAnsi"/>
                        <w:b/>
                        <w:bCs/>
                        <w:sz w:val="18"/>
                        <w:szCs w:val="18"/>
                        <w:rPrChange w:id="227" w:author="Momo" w:date="2025-03-18T10:00:00Z" w16du:dateUtc="2025-03-18T08:00:00Z">
                          <w:rPr/>
                        </w:rPrChange>
                      </w:rPr>
                      <w:t>Dopamine</w:t>
                    </w:r>
                  </w:ins>
                </w:p>
              </w:tc>
              <w:tc>
                <w:tcPr>
                  <w:tcW w:w="2572" w:type="dxa"/>
                  <w:vAlign w:val="center"/>
                  <w:tcPrChange w:id="228" w:author="sam cornet" w:date="2025-03-18T21:03:00Z" w16du:dateUtc="2025-03-18T20:03:00Z">
                    <w:tcPr>
                      <w:tcW w:w="2572" w:type="dxa"/>
                    </w:tcPr>
                  </w:tcPrChange>
                </w:tcPr>
                <w:p w14:paraId="41AFEE88" w14:textId="2C98B8C0" w:rsidR="00700211" w:rsidRPr="00700211" w:rsidRDefault="00700211" w:rsidP="00473C42">
                  <w:pPr>
                    <w:pStyle w:val="NormalWeb"/>
                    <w:framePr w:hSpace="141" w:wrap="around" w:vAnchor="text" w:hAnchor="margin" w:xAlign="center" w:y="76"/>
                    <w:spacing w:before="0" w:beforeAutospacing="0" w:after="0" w:afterAutospacing="0"/>
                    <w:jc w:val="center"/>
                    <w:textAlignment w:val="baseline"/>
                    <w:rPr>
                      <w:ins w:id="229" w:author="Momo" w:date="2025-03-18T09:59:00Z" w16du:dateUtc="2025-03-18T07:59:00Z"/>
                      <w:rFonts w:asciiTheme="minorHAnsi" w:hAnsiTheme="minorHAnsi" w:cstheme="minorHAnsi"/>
                      <w:color w:val="000000"/>
                      <w:sz w:val="18"/>
                      <w:szCs w:val="18"/>
                    </w:rPr>
                  </w:pPr>
                  <w:ins w:id="230" w:author="Momo" w:date="2025-03-18T09:59:00Z" w16du:dateUtc="2025-03-18T07:59:00Z">
                    <w:r w:rsidRPr="00700211">
                      <w:rPr>
                        <w:rFonts w:asciiTheme="minorHAnsi" w:hAnsiTheme="minorHAnsi" w:cstheme="minorHAnsi"/>
                        <w:sz w:val="18"/>
                        <w:szCs w:val="18"/>
                        <w:rPrChange w:id="231" w:author="Momo" w:date="2025-03-18T10:00:00Z" w16du:dateUtc="2025-03-18T08:00:00Z">
                          <w:rPr/>
                        </w:rPrChange>
                      </w:rPr>
                      <w:t>Hypophyse antérieure</w:t>
                    </w:r>
                  </w:ins>
                </w:p>
              </w:tc>
              <w:tc>
                <w:tcPr>
                  <w:tcW w:w="2573" w:type="dxa"/>
                  <w:vAlign w:val="center"/>
                  <w:tcPrChange w:id="232" w:author="sam cornet" w:date="2025-03-18T21:03:00Z" w16du:dateUtc="2025-03-18T20:03:00Z">
                    <w:tcPr>
                      <w:tcW w:w="2573" w:type="dxa"/>
                    </w:tcPr>
                  </w:tcPrChange>
                </w:tcPr>
                <w:p w14:paraId="155EA350" w14:textId="79F46F58" w:rsidR="00700211" w:rsidRPr="00700211" w:rsidRDefault="00700211" w:rsidP="00473C42">
                  <w:pPr>
                    <w:pStyle w:val="NormalWeb"/>
                    <w:framePr w:hSpace="141" w:wrap="around" w:vAnchor="text" w:hAnchor="margin" w:xAlign="center" w:y="76"/>
                    <w:spacing w:before="0" w:beforeAutospacing="0" w:after="0" w:afterAutospacing="0"/>
                    <w:jc w:val="center"/>
                    <w:textAlignment w:val="baseline"/>
                    <w:rPr>
                      <w:ins w:id="233" w:author="Momo" w:date="2025-03-18T09:59:00Z" w16du:dateUtc="2025-03-18T07:59:00Z"/>
                      <w:rFonts w:asciiTheme="minorHAnsi" w:hAnsiTheme="minorHAnsi" w:cstheme="minorHAnsi"/>
                      <w:color w:val="000000"/>
                      <w:sz w:val="18"/>
                      <w:szCs w:val="18"/>
                    </w:rPr>
                  </w:pPr>
                  <w:ins w:id="234" w:author="Momo" w:date="2025-03-18T09:59:00Z" w16du:dateUtc="2025-03-18T07:59:00Z">
                    <w:r w:rsidRPr="00700211">
                      <w:rPr>
                        <w:rFonts w:asciiTheme="minorHAnsi" w:hAnsiTheme="minorHAnsi" w:cstheme="minorHAnsi"/>
                        <w:sz w:val="18"/>
                        <w:szCs w:val="18"/>
                        <w:rPrChange w:id="235" w:author="Momo" w:date="2025-03-18T10:00:00Z" w16du:dateUtc="2025-03-18T08:00:00Z">
                          <w:rPr/>
                        </w:rPrChange>
                      </w:rPr>
                      <w:t>Inhibe la sécrétion de prolactine</w:t>
                    </w:r>
                  </w:ins>
                </w:p>
              </w:tc>
            </w:tr>
          </w:tbl>
          <w:p w14:paraId="55EE270E" w14:textId="7D3C5EAF" w:rsidR="00CB5DD5" w:rsidRPr="00A733B4" w:rsidRDefault="00CB5DD5" w:rsidP="006954A2">
            <w:pPr>
              <w:pStyle w:val="NormalWeb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</w:tr>
    </w:tbl>
    <w:p w14:paraId="298C63AC" w14:textId="77777777" w:rsidR="002C1C62" w:rsidRPr="002C1C62" w:rsidRDefault="002C1C62" w:rsidP="00A95A9B">
      <w:pPr>
        <w:spacing w:line="240" w:lineRule="auto"/>
        <w:jc w:val="left"/>
        <w:rPr>
          <w:rFonts w:asciiTheme="minorHAnsi" w:hAnsiTheme="minorHAnsi" w:cstheme="minorHAnsi"/>
          <w:color w:val="55519B"/>
        </w:rPr>
      </w:pPr>
    </w:p>
    <w:tbl>
      <w:tblPr>
        <w:tblW w:w="9654" w:type="dxa"/>
        <w:tblInd w:w="-5" w:type="dxa"/>
        <w:tblLook w:val="04A0" w:firstRow="1" w:lastRow="0" w:firstColumn="1" w:lastColumn="0" w:noHBand="0" w:noVBand="1"/>
      </w:tblPr>
      <w:tblGrid>
        <w:gridCol w:w="1667"/>
        <w:gridCol w:w="8030"/>
        <w:tblGridChange w:id="236">
          <w:tblGrid>
            <w:gridCol w:w="1667"/>
            <w:gridCol w:w="34"/>
            <w:gridCol w:w="7953"/>
            <w:gridCol w:w="43"/>
          </w:tblGrid>
        </w:tblGridChange>
      </w:tblGrid>
      <w:tr w:rsidR="00C1350C" w:rsidRPr="002C1C62" w14:paraId="55BE22F4" w14:textId="77777777" w:rsidTr="003B40D5">
        <w:trPr>
          <w:trHeight w:val="737"/>
          <w:tblHeader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221D3F"/>
            <w:vAlign w:val="center"/>
          </w:tcPr>
          <w:p w14:paraId="09D880C6" w14:textId="346BEF1A" w:rsidR="00C1350C" w:rsidRPr="007E5CD2" w:rsidRDefault="00696EA1" w:rsidP="00F910E6">
            <w:pPr>
              <w:spacing w:before="120" w:after="120" w:line="240" w:lineRule="auto"/>
              <w:rPr>
                <w:rFonts w:asciiTheme="minorHAnsi" w:hAnsiTheme="minorHAnsi" w:cstheme="minorHAnsi"/>
                <w:b/>
                <w:bCs/>
                <w:i/>
                <w:iCs/>
                <w:color w:val="FFFFFF"/>
                <w:sz w:val="20"/>
                <w:szCs w:val="20"/>
                <w:rPrChange w:id="237" w:author="sam cornet" w:date="2025-03-17T22:26:00Z" w16du:dateUtc="2025-03-17T21:26:00Z">
                  <w:rPr>
                    <w:rFonts w:asciiTheme="minorHAnsi" w:hAnsiTheme="minorHAnsi" w:cstheme="minorHAnsi"/>
                    <w:i/>
                    <w:iCs/>
                    <w:color w:val="FFFFFF"/>
                    <w:sz w:val="20"/>
                    <w:szCs w:val="20"/>
                  </w:rPr>
                </w:rPrChange>
              </w:rPr>
            </w:pPr>
            <w:r w:rsidRPr="007E5CD2">
              <w:rPr>
                <w:rFonts w:asciiTheme="minorHAnsi" w:hAnsiTheme="minorHAnsi" w:cstheme="minorHAnsi"/>
                <w:b/>
                <w:bCs/>
                <w:i/>
                <w:iCs/>
                <w:color w:val="FFFFFF"/>
                <w:sz w:val="20"/>
                <w:szCs w:val="20"/>
                <w:rPrChange w:id="238" w:author="sam cornet" w:date="2025-03-17T22:26:00Z" w16du:dateUtc="2025-03-17T21:26:00Z">
                  <w:rPr>
                    <w:rFonts w:asciiTheme="minorHAnsi" w:hAnsiTheme="minorHAnsi" w:cstheme="minorHAnsi"/>
                    <w:i/>
                    <w:iCs/>
                    <w:color w:val="FFFFFF"/>
                    <w:sz w:val="20"/>
                    <w:szCs w:val="20"/>
                  </w:rPr>
                </w:rPrChange>
              </w:rPr>
              <w:lastRenderedPageBreak/>
              <w:t>I. Les glandes endocrines et les hormones</w:t>
            </w:r>
          </w:p>
        </w:tc>
        <w:tc>
          <w:tcPr>
            <w:tcW w:w="7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4CAADB"/>
            <w:vAlign w:val="center"/>
          </w:tcPr>
          <w:p w14:paraId="51D0E3C0" w14:textId="2CADF068" w:rsidR="00C1350C" w:rsidRPr="002C1C62" w:rsidRDefault="00696EA1" w:rsidP="00BB05B4">
            <w:pPr>
              <w:spacing w:line="240" w:lineRule="auto"/>
              <w:rPr>
                <w:rFonts w:asciiTheme="minorHAnsi" w:hAnsiTheme="minorHAnsi" w:cstheme="minorHAnsi"/>
                <w:b/>
                <w:bCs/>
                <w:color w:val="F2F2F2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noProof/>
                <w:color w:val="FFFFFF"/>
                <w:sz w:val="24"/>
                <w:szCs w:val="24"/>
              </w:rPr>
              <w:t xml:space="preserve">L’hypophyse </w:t>
            </w:r>
          </w:p>
        </w:tc>
      </w:tr>
      <w:tr w:rsidR="00CB5DD5" w:rsidRPr="002C1C62" w14:paraId="572E5601" w14:textId="77777777" w:rsidTr="007C27E7">
        <w:tblPrEx>
          <w:tblW w:w="9654" w:type="dxa"/>
          <w:tblInd w:w="-5" w:type="dxa"/>
          <w:tblPrExChange w:id="239" w:author="sam cornet" w:date="2025-03-18T07:12:00Z" w16du:dateUtc="2025-03-18T06:12:00Z">
            <w:tblPrEx>
              <w:tblW w:w="9654" w:type="dxa"/>
              <w:tblInd w:w="-5" w:type="dxa"/>
            </w:tblPrEx>
          </w:tblPrExChange>
        </w:tblPrEx>
        <w:trPr>
          <w:trHeight w:val="2261"/>
          <w:tblHeader/>
          <w:trPrChange w:id="240" w:author="sam cornet" w:date="2025-03-18T07:12:00Z" w16du:dateUtc="2025-03-18T06:12:00Z">
            <w:trPr>
              <w:gridAfter w:val="0"/>
              <w:trHeight w:val="956"/>
              <w:tblHeader/>
            </w:trPr>
          </w:trPrChange>
        </w:trPr>
        <w:tc>
          <w:tcPr>
            <w:tcW w:w="1701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  <w:tcPrChange w:id="241" w:author="sam cornet" w:date="2025-03-18T07:12:00Z" w16du:dateUtc="2025-03-18T06:12:00Z">
              <w:tcPr>
                <w:tcW w:w="1701" w:type="dxa"/>
                <w:gridSpan w:val="2"/>
                <w:tcBorders>
                  <w:left w:val="single" w:sz="4" w:space="0" w:color="000000"/>
                  <w:bottom w:val="single" w:sz="4" w:space="0" w:color="auto"/>
                  <w:right w:val="single" w:sz="4" w:space="0" w:color="auto"/>
                </w:tcBorders>
                <w:shd w:val="clear" w:color="auto" w:fill="A6A6A6"/>
                <w:vAlign w:val="center"/>
              </w:tcPr>
            </w:tcPrChange>
          </w:tcPr>
          <w:p w14:paraId="7A4FBB2F" w14:textId="077E0D98" w:rsidR="00CB5DD5" w:rsidRPr="002C1C62" w:rsidRDefault="006954A2" w:rsidP="00CB5DD5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Généralités</w:t>
            </w:r>
          </w:p>
        </w:tc>
        <w:tc>
          <w:tcPr>
            <w:tcW w:w="7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  <w:tcPrChange w:id="242" w:author="sam cornet" w:date="2025-03-18T07:12:00Z" w16du:dateUtc="2025-03-18T06:12:00Z">
              <w:tcPr>
                <w:tcW w:w="7953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000000"/>
                </w:tcBorders>
                <w:vAlign w:val="center"/>
              </w:tcPr>
            </w:tcPrChange>
          </w:tcPr>
          <w:p w14:paraId="062CEA47" w14:textId="77777777" w:rsidR="006954A2" w:rsidRPr="007E5CD2" w:rsidRDefault="006954A2">
            <w:pPr>
              <w:pStyle w:val="p1"/>
              <w:numPr>
                <w:ilvl w:val="0"/>
                <w:numId w:val="27"/>
              </w:numPr>
              <w:spacing w:line="276" w:lineRule="auto"/>
              <w:contextualSpacing/>
              <w:rPr>
                <w:rStyle w:val="s1"/>
                <w:rFonts w:asciiTheme="minorHAnsi" w:eastAsia="Calibri" w:hAnsiTheme="minorHAnsi" w:cstheme="minorHAnsi"/>
                <w:sz w:val="18"/>
                <w:szCs w:val="18"/>
              </w:rPr>
              <w:pPrChange w:id="243" w:author="sam cornet" w:date="2025-03-18T07:12:00Z" w16du:dateUtc="2025-03-18T06:12:00Z">
                <w:pPr>
                  <w:pStyle w:val="p1"/>
                  <w:numPr>
                    <w:numId w:val="27"/>
                  </w:numPr>
                  <w:ind w:left="360" w:hanging="360"/>
                </w:pPr>
              </w:pPrChange>
            </w:pPr>
            <w:r w:rsidRPr="007E5CD2">
              <w:rPr>
                <w:rFonts w:asciiTheme="minorHAnsi" w:hAnsiTheme="minorHAnsi" w:cstheme="minorHAnsi"/>
                <w:sz w:val="18"/>
                <w:szCs w:val="18"/>
              </w:rPr>
              <w:t>L’</w:t>
            </w:r>
            <w:r w:rsidRPr="007E5CD2">
              <w:rPr>
                <w:rStyle w:val="s1"/>
                <w:rFonts w:asciiTheme="minorHAnsi" w:hAnsiTheme="minorHAnsi" w:cstheme="minorHAnsi"/>
                <w:sz w:val="18"/>
                <w:szCs w:val="18"/>
              </w:rPr>
              <w:t xml:space="preserve">hypophyse </w:t>
            </w:r>
            <w:r w:rsidRPr="007E5CD2">
              <w:rPr>
                <w:rFonts w:asciiTheme="minorHAnsi" w:hAnsiTheme="minorHAnsi" w:cstheme="minorHAnsi"/>
                <w:sz w:val="18"/>
                <w:szCs w:val="18"/>
              </w:rPr>
              <w:t xml:space="preserve">ou </w:t>
            </w:r>
            <w:r w:rsidRPr="007C27E7">
              <w:rPr>
                <w:rStyle w:val="s1"/>
                <w:rFonts w:asciiTheme="minorHAnsi" w:hAnsiTheme="minorHAnsi" w:cstheme="minorHAnsi"/>
                <w:b/>
                <w:bCs/>
                <w:sz w:val="18"/>
                <w:szCs w:val="18"/>
                <w:rPrChange w:id="244" w:author="sam cornet" w:date="2025-03-18T07:11:00Z" w16du:dateUtc="2025-03-18T06:11:00Z">
                  <w:rPr>
                    <w:rStyle w:val="s1"/>
                    <w:rFonts w:asciiTheme="minorHAnsi" w:hAnsiTheme="minorHAnsi" w:cstheme="minorHAnsi"/>
                    <w:sz w:val="18"/>
                    <w:szCs w:val="18"/>
                  </w:rPr>
                </w:rPrChange>
              </w:rPr>
              <w:t>glande pituitaire</w:t>
            </w:r>
            <w:r w:rsidRPr="007E5CD2">
              <w:rPr>
                <w:rStyle w:val="s1"/>
                <w:rFonts w:asciiTheme="minorHAnsi" w:hAnsiTheme="minorHAnsi" w:cstheme="minorHAnsi"/>
                <w:sz w:val="18"/>
                <w:szCs w:val="18"/>
              </w:rPr>
              <w:t> </w:t>
            </w:r>
            <w:r w:rsidRPr="007E5CD2">
              <w:rPr>
                <w:rStyle w:val="s1"/>
                <w:rFonts w:asciiTheme="minorHAnsi" w:hAnsiTheme="minorHAnsi" w:cstheme="minorHAnsi"/>
                <w:sz w:val="18"/>
                <w:szCs w:val="18"/>
                <w:rPrChange w:id="245" w:author="sam cornet" w:date="2025-03-17T22:29:00Z" w16du:dateUtc="2025-03-17T21:29:00Z">
                  <w:rPr>
                    <w:rStyle w:val="s1"/>
                  </w:rPr>
                </w:rPrChange>
              </w:rPr>
              <w:t>:</w:t>
            </w:r>
          </w:p>
          <w:p w14:paraId="04244CFC" w14:textId="77777777" w:rsidR="006954A2" w:rsidRPr="007C27E7" w:rsidRDefault="006954A2">
            <w:pPr>
              <w:pStyle w:val="p1"/>
              <w:numPr>
                <w:ilvl w:val="0"/>
                <w:numId w:val="31"/>
              </w:numPr>
              <w:spacing w:line="276" w:lineRule="auto"/>
              <w:contextualSpacing/>
              <w:rPr>
                <w:rFonts w:asciiTheme="minorHAnsi" w:hAnsiTheme="minorHAnsi" w:cstheme="minorHAnsi"/>
                <w:b/>
                <w:bCs/>
                <w:sz w:val="18"/>
                <w:szCs w:val="18"/>
                <w:rPrChange w:id="246" w:author="sam cornet" w:date="2025-03-18T07:11:00Z" w16du:dateUtc="2025-03-18T06:11:00Z">
                  <w:rPr>
                    <w:rFonts w:asciiTheme="minorHAnsi" w:hAnsiTheme="minorHAnsi" w:cstheme="minorHAnsi"/>
                    <w:sz w:val="18"/>
                    <w:szCs w:val="18"/>
                  </w:rPr>
                </w:rPrChange>
              </w:rPr>
              <w:pPrChange w:id="247" w:author="sam cornet" w:date="2025-03-18T07:12:00Z" w16du:dateUtc="2025-03-18T06:12:00Z">
                <w:pPr>
                  <w:pStyle w:val="p1"/>
                  <w:numPr>
                    <w:numId w:val="31"/>
                  </w:numPr>
                  <w:ind w:left="644" w:hanging="360"/>
                </w:pPr>
              </w:pPrChange>
            </w:pPr>
            <w:r w:rsidRPr="007E5CD2">
              <w:rPr>
                <w:rFonts w:asciiTheme="minorHAnsi" w:hAnsiTheme="minorHAnsi" w:cstheme="minorHAnsi"/>
                <w:sz w:val="18"/>
                <w:szCs w:val="18"/>
                <w:rPrChange w:id="248" w:author="sam cornet" w:date="2025-03-17T22:29:00Z" w16du:dateUtc="2025-03-17T21:29:00Z">
                  <w:rPr/>
                </w:rPrChange>
              </w:rPr>
              <w:t>G</w:t>
            </w:r>
            <w:r w:rsidRPr="007E5CD2">
              <w:rPr>
                <w:rFonts w:asciiTheme="minorHAnsi" w:hAnsiTheme="minorHAnsi" w:cstheme="minorHAnsi"/>
                <w:sz w:val="18"/>
                <w:szCs w:val="18"/>
              </w:rPr>
              <w:t xml:space="preserve">lande située à la </w:t>
            </w:r>
            <w:r w:rsidRPr="007C27E7">
              <w:rPr>
                <w:rFonts w:asciiTheme="minorHAnsi" w:hAnsiTheme="minorHAnsi" w:cstheme="minorHAnsi"/>
                <w:b/>
                <w:bCs/>
                <w:sz w:val="18"/>
                <w:szCs w:val="18"/>
                <w:rPrChange w:id="249" w:author="sam cornet" w:date="2025-03-18T07:11:00Z" w16du:dateUtc="2025-03-18T06:11:00Z">
                  <w:rPr>
                    <w:rFonts w:asciiTheme="minorHAnsi" w:hAnsiTheme="minorHAnsi" w:cstheme="minorHAnsi"/>
                    <w:sz w:val="18"/>
                    <w:szCs w:val="18"/>
                  </w:rPr>
                </w:rPrChange>
              </w:rPr>
              <w:t>base du cerveau</w:t>
            </w:r>
            <w:r w:rsidRPr="007E5CD2">
              <w:rPr>
                <w:rFonts w:asciiTheme="minorHAnsi" w:hAnsiTheme="minorHAnsi" w:cstheme="minorHAnsi"/>
                <w:sz w:val="18"/>
                <w:szCs w:val="18"/>
              </w:rPr>
              <w:t xml:space="preserve"> et a la </w:t>
            </w:r>
            <w:r w:rsidRPr="007C27E7">
              <w:rPr>
                <w:rFonts w:asciiTheme="minorHAnsi" w:hAnsiTheme="minorHAnsi" w:cstheme="minorHAnsi"/>
                <w:b/>
                <w:bCs/>
                <w:sz w:val="18"/>
                <w:szCs w:val="18"/>
                <w:rPrChange w:id="250" w:author="sam cornet" w:date="2025-03-18T07:11:00Z" w16du:dateUtc="2025-03-18T06:11:00Z">
                  <w:rPr>
                    <w:rFonts w:asciiTheme="minorHAnsi" w:hAnsiTheme="minorHAnsi" w:cstheme="minorHAnsi"/>
                    <w:sz w:val="18"/>
                    <w:szCs w:val="18"/>
                  </w:rPr>
                </w:rPrChange>
              </w:rPr>
              <w:t>forme d’un pois</w:t>
            </w:r>
          </w:p>
          <w:p w14:paraId="7FAA12F2" w14:textId="6F588DA1" w:rsidR="006954A2" w:rsidRPr="007E5CD2" w:rsidDel="007E5CD2" w:rsidRDefault="006954A2">
            <w:pPr>
              <w:pStyle w:val="p1"/>
              <w:numPr>
                <w:ilvl w:val="0"/>
                <w:numId w:val="31"/>
              </w:numPr>
              <w:spacing w:line="276" w:lineRule="auto"/>
              <w:contextualSpacing/>
              <w:rPr>
                <w:del w:id="251" w:author="sam cornet" w:date="2025-03-17T22:27:00Z" w16du:dateUtc="2025-03-17T21:27:00Z"/>
                <w:rFonts w:asciiTheme="minorHAnsi" w:hAnsiTheme="minorHAnsi" w:cstheme="minorHAnsi"/>
                <w:sz w:val="18"/>
                <w:szCs w:val="18"/>
              </w:rPr>
              <w:pPrChange w:id="252" w:author="sam cornet" w:date="2025-03-18T07:12:00Z" w16du:dateUtc="2025-03-18T06:12:00Z">
                <w:pPr>
                  <w:pStyle w:val="p1"/>
                  <w:numPr>
                    <w:numId w:val="31"/>
                  </w:numPr>
                  <w:ind w:left="644" w:hanging="360"/>
                </w:pPr>
              </w:pPrChange>
            </w:pPr>
            <w:r w:rsidRPr="007E5CD2">
              <w:rPr>
                <w:rFonts w:asciiTheme="minorHAnsi" w:hAnsiTheme="minorHAnsi" w:cstheme="minorHAnsi"/>
                <w:sz w:val="18"/>
                <w:szCs w:val="18"/>
              </w:rPr>
              <w:t>Reliée à l’hypothalamus par la tige pituitair</w:t>
            </w:r>
            <w:ins w:id="253" w:author="sam cornet" w:date="2025-03-17T22:27:00Z" w16du:dateUtc="2025-03-17T21:27:00Z">
              <w:r w:rsidR="007E5CD2" w:rsidRPr="007E5CD2">
                <w:rPr>
                  <w:rFonts w:asciiTheme="minorHAnsi" w:hAnsiTheme="minorHAnsi" w:cstheme="minorHAnsi"/>
                  <w:sz w:val="18"/>
                  <w:szCs w:val="18"/>
                </w:rPr>
                <w:t>e</w:t>
              </w:r>
            </w:ins>
            <w:del w:id="254" w:author="sam cornet" w:date="2025-03-17T22:27:00Z" w16du:dateUtc="2025-03-17T21:27:00Z">
              <w:r w:rsidRPr="007E5CD2" w:rsidDel="007E5CD2">
                <w:rPr>
                  <w:rFonts w:asciiTheme="minorHAnsi" w:hAnsiTheme="minorHAnsi" w:cstheme="minorHAnsi"/>
                  <w:sz w:val="18"/>
                  <w:szCs w:val="18"/>
                </w:rPr>
                <w:delText>e</w:delText>
              </w:r>
            </w:del>
          </w:p>
          <w:p w14:paraId="42230B80" w14:textId="1AEB4D94" w:rsidR="007E5CD2" w:rsidRPr="007E5CD2" w:rsidRDefault="007E5CD2">
            <w:pPr>
              <w:pStyle w:val="p1"/>
              <w:numPr>
                <w:ilvl w:val="0"/>
                <w:numId w:val="31"/>
              </w:numPr>
              <w:spacing w:line="276" w:lineRule="auto"/>
              <w:contextualSpacing/>
              <w:rPr>
                <w:ins w:id="255" w:author="sam cornet" w:date="2025-03-17T22:27:00Z" w16du:dateUtc="2025-03-17T21:27:00Z"/>
                <w:rFonts w:asciiTheme="minorHAnsi" w:hAnsiTheme="minorHAnsi" w:cstheme="minorHAnsi"/>
                <w:sz w:val="18"/>
                <w:szCs w:val="18"/>
              </w:rPr>
              <w:pPrChange w:id="256" w:author="sam cornet" w:date="2025-03-18T07:12:00Z" w16du:dateUtc="2025-03-18T06:12:00Z">
                <w:pPr>
                  <w:pStyle w:val="p1"/>
                  <w:numPr>
                    <w:numId w:val="31"/>
                  </w:numPr>
                  <w:ind w:left="644" w:hanging="360"/>
                </w:pPr>
              </w:pPrChange>
            </w:pPr>
          </w:p>
          <w:p w14:paraId="3AA5BEFB" w14:textId="39F769CE" w:rsidR="006954A2" w:rsidRPr="007E5CD2" w:rsidDel="007E5CD2" w:rsidRDefault="007E5CD2">
            <w:pPr>
              <w:pStyle w:val="p1"/>
              <w:numPr>
                <w:ilvl w:val="0"/>
                <w:numId w:val="31"/>
              </w:numPr>
              <w:spacing w:line="276" w:lineRule="auto"/>
              <w:contextualSpacing/>
              <w:rPr>
                <w:del w:id="257" w:author="sam cornet" w:date="2025-03-17T22:27:00Z" w16du:dateUtc="2025-03-17T21:27:00Z"/>
                <w:rStyle w:val="s1"/>
                <w:rFonts w:asciiTheme="minorHAnsi" w:hAnsiTheme="minorHAnsi" w:cstheme="minorHAnsi"/>
                <w:sz w:val="18"/>
                <w:szCs w:val="18"/>
                <w:rPrChange w:id="258" w:author="sam cornet" w:date="2025-03-17T22:29:00Z" w16du:dateUtc="2025-03-17T21:29:00Z">
                  <w:rPr>
                    <w:del w:id="259" w:author="sam cornet" w:date="2025-03-17T22:27:00Z" w16du:dateUtc="2025-03-17T21:27:00Z"/>
                    <w:rStyle w:val="s1"/>
                  </w:rPr>
                </w:rPrChange>
              </w:rPr>
              <w:pPrChange w:id="260" w:author="sam cornet" w:date="2025-03-18T07:12:00Z" w16du:dateUtc="2025-03-18T06:12:00Z">
                <w:pPr>
                  <w:pStyle w:val="p1"/>
                  <w:numPr>
                    <w:numId w:val="31"/>
                  </w:numPr>
                  <w:ind w:left="644" w:hanging="360"/>
                </w:pPr>
              </w:pPrChange>
            </w:pPr>
            <w:ins w:id="261" w:author="sam cornet" w:date="2025-03-17T22:27:00Z" w16du:dateUtc="2025-03-17T21:27:00Z">
              <w:r w:rsidRPr="007E5CD2">
                <w:rPr>
                  <w:rFonts w:asciiTheme="minorHAnsi" w:hAnsiTheme="minorHAnsi" w:cstheme="minorHAnsi"/>
                  <w:sz w:val="18"/>
                  <w:szCs w:val="18"/>
                </w:rPr>
                <w:t>C</w:t>
              </w:r>
            </w:ins>
            <w:del w:id="262" w:author="sam cornet" w:date="2025-03-17T22:27:00Z" w16du:dateUtc="2025-03-17T21:27:00Z">
              <w:r w:rsidR="006954A2" w:rsidRPr="007E5CD2" w:rsidDel="007E5CD2">
                <w:rPr>
                  <w:rFonts w:asciiTheme="minorHAnsi" w:hAnsiTheme="minorHAnsi" w:cstheme="minorHAnsi"/>
                  <w:sz w:val="18"/>
                  <w:szCs w:val="18"/>
                </w:rPr>
                <w:delText>L’hypophyse c</w:delText>
              </w:r>
            </w:del>
            <w:r w:rsidR="006954A2" w:rsidRPr="007E5CD2">
              <w:rPr>
                <w:rFonts w:asciiTheme="minorHAnsi" w:hAnsiTheme="minorHAnsi" w:cstheme="minorHAnsi"/>
                <w:sz w:val="18"/>
                <w:szCs w:val="18"/>
              </w:rPr>
              <w:t xml:space="preserve">omprend </w:t>
            </w:r>
            <w:r w:rsidR="006954A2" w:rsidRPr="007C27E7">
              <w:rPr>
                <w:rFonts w:asciiTheme="minorHAnsi" w:hAnsiTheme="minorHAnsi" w:cstheme="minorHAnsi"/>
                <w:b/>
                <w:bCs/>
                <w:szCs w:val="18"/>
                <w:rPrChange w:id="263" w:author="sam cornet" w:date="2025-03-18T07:11:00Z" w16du:dateUtc="2025-03-18T06:11:00Z">
                  <w:rPr>
                    <w:rFonts w:asciiTheme="minorHAnsi" w:hAnsiTheme="minorHAnsi" w:cstheme="minorHAnsi"/>
                    <w:szCs w:val="18"/>
                  </w:rPr>
                </w:rPrChange>
              </w:rPr>
              <w:t>2 lobes</w:t>
            </w:r>
            <w:del w:id="264" w:author="sam cornet" w:date="2025-03-17T22:27:00Z" w16du:dateUtc="2025-03-17T21:27:00Z">
              <w:r w:rsidR="006954A2" w:rsidRPr="007C27E7" w:rsidDel="007E5CD2">
                <w:rPr>
                  <w:rFonts w:asciiTheme="minorHAnsi" w:hAnsiTheme="minorHAnsi" w:cstheme="minorHAnsi"/>
                  <w:b/>
                  <w:bCs/>
                  <w:szCs w:val="18"/>
                  <w:rPrChange w:id="265" w:author="sam cornet" w:date="2025-03-18T07:11:00Z" w16du:dateUtc="2025-03-18T06:11:00Z">
                    <w:rPr>
                      <w:rFonts w:asciiTheme="minorHAnsi" w:hAnsiTheme="minorHAnsi" w:cstheme="minorHAnsi"/>
                      <w:szCs w:val="18"/>
                    </w:rPr>
                  </w:rPrChange>
                </w:rPr>
                <w:delText xml:space="preserve"> </w:delText>
              </w:r>
            </w:del>
            <w:ins w:id="266" w:author="sam cornet" w:date="2025-03-17T22:27:00Z" w16du:dateUtc="2025-03-17T21:27:00Z">
              <w:r w:rsidRPr="007E5CD2">
                <w:rPr>
                  <w:rFonts w:asciiTheme="minorHAnsi" w:hAnsiTheme="minorHAnsi" w:cstheme="minorHAnsi"/>
                  <w:sz w:val="18"/>
                  <w:szCs w:val="18"/>
                </w:rPr>
                <w:t> </w:t>
              </w:r>
              <w:r w:rsidRPr="007E5CD2">
                <w:rPr>
                  <w:rStyle w:val="s1"/>
                  <w:rFonts w:asciiTheme="minorHAnsi" w:hAnsiTheme="minorHAnsi" w:cstheme="minorHAnsi"/>
                  <w:sz w:val="18"/>
                  <w:szCs w:val="18"/>
                  <w:rPrChange w:id="267" w:author="sam cornet" w:date="2025-03-17T22:29:00Z" w16du:dateUtc="2025-03-17T21:29:00Z">
                    <w:rPr>
                      <w:rStyle w:val="s1"/>
                    </w:rPr>
                  </w:rPrChange>
                </w:rPr>
                <w:t>:</w:t>
              </w:r>
            </w:ins>
            <w:del w:id="268" w:author="sam cornet" w:date="2025-03-17T22:27:00Z" w16du:dateUtc="2025-03-17T21:27:00Z">
              <w:r w:rsidR="006954A2" w:rsidRPr="007E5CD2" w:rsidDel="007E5CD2">
                <w:rPr>
                  <w:rFonts w:asciiTheme="minorHAnsi" w:hAnsiTheme="minorHAnsi" w:cstheme="minorHAnsi"/>
                  <w:sz w:val="18"/>
                  <w:szCs w:val="18"/>
                </w:rPr>
                <w:delText>:</w:delText>
              </w:r>
            </w:del>
          </w:p>
          <w:p w14:paraId="7CD2EF19" w14:textId="77777777" w:rsidR="007E5CD2" w:rsidRPr="007E5CD2" w:rsidRDefault="007E5CD2">
            <w:pPr>
              <w:pStyle w:val="p1"/>
              <w:numPr>
                <w:ilvl w:val="0"/>
                <w:numId w:val="31"/>
              </w:numPr>
              <w:spacing w:line="276" w:lineRule="auto"/>
              <w:contextualSpacing/>
              <w:rPr>
                <w:ins w:id="269" w:author="sam cornet" w:date="2025-03-17T22:28:00Z" w16du:dateUtc="2025-03-17T21:28:00Z"/>
                <w:rStyle w:val="s1"/>
                <w:rFonts w:asciiTheme="minorHAnsi" w:hAnsiTheme="minorHAnsi" w:cstheme="minorHAnsi"/>
                <w:sz w:val="18"/>
                <w:szCs w:val="18"/>
                <w:rPrChange w:id="270" w:author="sam cornet" w:date="2025-03-17T22:29:00Z" w16du:dateUtc="2025-03-17T21:29:00Z">
                  <w:rPr>
                    <w:ins w:id="271" w:author="sam cornet" w:date="2025-03-17T22:28:00Z" w16du:dateUtc="2025-03-17T21:28:00Z"/>
                    <w:rStyle w:val="s1"/>
                    <w:rFonts w:eastAsia="Calibri" w:cs="Times New Roman (Corps CS)"/>
                  </w:rPr>
                </w:rPrChange>
              </w:rPr>
              <w:pPrChange w:id="272" w:author="sam cornet" w:date="2025-03-18T07:12:00Z" w16du:dateUtc="2025-03-18T06:12:00Z">
                <w:pPr>
                  <w:pStyle w:val="p1"/>
                  <w:numPr>
                    <w:numId w:val="31"/>
                  </w:numPr>
                  <w:ind w:left="644" w:hanging="360"/>
                </w:pPr>
              </w:pPrChange>
            </w:pPr>
          </w:p>
          <w:p w14:paraId="40BE8EED" w14:textId="77777777" w:rsidR="007C27E7" w:rsidRDefault="007E5CD2">
            <w:pPr>
              <w:pStyle w:val="p1"/>
              <w:numPr>
                <w:ilvl w:val="0"/>
                <w:numId w:val="84"/>
              </w:numPr>
              <w:spacing w:line="276" w:lineRule="auto"/>
              <w:contextualSpacing/>
              <w:rPr>
                <w:ins w:id="273" w:author="sam cornet" w:date="2025-03-18T07:12:00Z" w16du:dateUtc="2025-03-18T06:12:00Z"/>
                <w:rFonts w:asciiTheme="minorHAnsi" w:hAnsiTheme="minorHAnsi" w:cstheme="minorHAnsi"/>
                <w:sz w:val="18"/>
                <w:szCs w:val="18"/>
              </w:rPr>
              <w:pPrChange w:id="274" w:author="sam cornet" w:date="2025-03-18T07:12:00Z" w16du:dateUtc="2025-03-18T06:12:00Z">
                <w:pPr>
                  <w:pStyle w:val="p1"/>
                  <w:numPr>
                    <w:numId w:val="84"/>
                  </w:numPr>
                  <w:ind w:left="927" w:hanging="360"/>
                  <w:contextualSpacing/>
                </w:pPr>
              </w:pPrChange>
            </w:pPr>
            <w:ins w:id="275" w:author="sam cornet" w:date="2025-03-17T22:28:00Z" w16du:dateUtc="2025-03-17T21:28:00Z">
              <w:r w:rsidRPr="007E5CD2">
                <w:rPr>
                  <w:rFonts w:asciiTheme="minorHAnsi" w:hAnsiTheme="minorHAnsi" w:cstheme="minorHAnsi"/>
                  <w:sz w:val="18"/>
                  <w:szCs w:val="18"/>
                </w:rPr>
                <w:t>L</w:t>
              </w:r>
              <w:r w:rsidRPr="007E5CD2">
                <w:rPr>
                  <w:rFonts w:asciiTheme="minorHAnsi" w:hAnsiTheme="minorHAnsi" w:cstheme="minorHAnsi"/>
                  <w:sz w:val="18"/>
                  <w:szCs w:val="18"/>
                  <w:rPrChange w:id="276" w:author="sam cornet" w:date="2025-03-17T22:29:00Z" w16du:dateUtc="2025-03-17T21:29:00Z">
                    <w:rPr/>
                  </w:rPrChange>
                </w:rPr>
                <w:t xml:space="preserve">obe antérieur ou </w:t>
              </w:r>
              <w:r w:rsidRPr="007C27E7"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rPrChange w:id="277" w:author="sam cornet" w:date="2025-03-18T07:11:00Z" w16du:dateUtc="2025-03-18T06:11:00Z">
                    <w:rPr/>
                  </w:rPrChange>
                </w:rPr>
                <w:t>adénohypophyse</w:t>
              </w:r>
            </w:ins>
            <w:ins w:id="278" w:author="sam cornet" w:date="2025-03-18T07:12:00Z" w16du:dateUtc="2025-03-18T06:12:00Z">
              <w:r w:rsidR="007C27E7">
                <w:rPr>
                  <w:rFonts w:asciiTheme="minorHAnsi" w:hAnsiTheme="minorHAnsi" w:cstheme="minorHAnsi"/>
                  <w:sz w:val="18"/>
                  <w:szCs w:val="18"/>
                </w:rPr>
                <w:t> </w:t>
              </w:r>
            </w:ins>
          </w:p>
          <w:p w14:paraId="5EDCB44B" w14:textId="5D6069F3" w:rsidR="007E5CD2" w:rsidRPr="007E5CD2" w:rsidRDefault="007C27E7">
            <w:pPr>
              <w:pStyle w:val="p1"/>
              <w:numPr>
                <w:ilvl w:val="0"/>
                <w:numId w:val="77"/>
              </w:numPr>
              <w:spacing w:line="276" w:lineRule="auto"/>
              <w:contextualSpacing/>
              <w:rPr>
                <w:ins w:id="279" w:author="sam cornet" w:date="2025-03-17T22:28:00Z" w16du:dateUtc="2025-03-17T21:28:00Z"/>
                <w:rFonts w:asciiTheme="minorHAnsi" w:hAnsiTheme="minorHAnsi" w:cstheme="minorHAnsi"/>
                <w:sz w:val="18"/>
                <w:szCs w:val="18"/>
                <w:rPrChange w:id="280" w:author="sam cornet" w:date="2025-03-17T22:29:00Z" w16du:dateUtc="2025-03-17T21:29:00Z">
                  <w:rPr>
                    <w:ins w:id="281" w:author="sam cornet" w:date="2025-03-17T22:28:00Z" w16du:dateUtc="2025-03-17T21:28:00Z"/>
                  </w:rPr>
                </w:rPrChange>
              </w:rPr>
              <w:pPrChange w:id="282" w:author="sam cornet" w:date="2025-03-18T07:12:00Z" w16du:dateUtc="2025-03-18T06:12:00Z">
                <w:pPr>
                  <w:pStyle w:val="p1"/>
                  <w:numPr>
                    <w:numId w:val="84"/>
                  </w:numPr>
                  <w:ind w:left="927" w:hanging="360"/>
                </w:pPr>
              </w:pPrChange>
            </w:pPr>
            <w:ins w:id="283" w:author="sam cornet" w:date="2025-03-18T07:12:00Z" w16du:dateUtc="2025-03-18T06:12:00Z">
              <w:r>
                <w:rPr>
                  <w:rFonts w:asciiTheme="minorHAnsi" w:hAnsiTheme="minorHAnsi" w:cstheme="minorHAnsi"/>
                  <w:sz w:val="18"/>
                  <w:szCs w:val="18"/>
                </w:rPr>
                <w:t>F</w:t>
              </w:r>
            </w:ins>
            <w:ins w:id="284" w:author="sam cornet" w:date="2025-03-17T22:28:00Z" w16du:dateUtc="2025-03-17T21:28:00Z">
              <w:r w:rsidR="007E5CD2" w:rsidRPr="007E5CD2">
                <w:rPr>
                  <w:rFonts w:asciiTheme="minorHAnsi" w:hAnsiTheme="minorHAnsi" w:cstheme="minorHAnsi"/>
                  <w:sz w:val="18"/>
                  <w:szCs w:val="18"/>
                  <w:rPrChange w:id="285" w:author="sam cornet" w:date="2025-03-17T22:29:00Z" w16du:dateUtc="2025-03-17T21:29:00Z">
                    <w:rPr/>
                  </w:rPrChange>
                </w:rPr>
                <w:t>ormé par du tissu épithélial</w:t>
              </w:r>
            </w:ins>
          </w:p>
          <w:p w14:paraId="3CC22DD2" w14:textId="77777777" w:rsidR="007C27E7" w:rsidRDefault="007E5CD2">
            <w:pPr>
              <w:pStyle w:val="p1"/>
              <w:numPr>
                <w:ilvl w:val="0"/>
                <w:numId w:val="84"/>
              </w:numPr>
              <w:spacing w:line="276" w:lineRule="auto"/>
              <w:contextualSpacing/>
              <w:rPr>
                <w:ins w:id="286" w:author="sam cornet" w:date="2025-03-18T07:12:00Z" w16du:dateUtc="2025-03-18T06:12:00Z"/>
                <w:rFonts w:asciiTheme="minorHAnsi" w:hAnsiTheme="minorHAnsi" w:cstheme="minorHAnsi"/>
                <w:sz w:val="18"/>
                <w:szCs w:val="18"/>
              </w:rPr>
              <w:pPrChange w:id="287" w:author="sam cornet" w:date="2025-03-18T07:12:00Z" w16du:dateUtc="2025-03-18T06:12:00Z">
                <w:pPr>
                  <w:pStyle w:val="p1"/>
                  <w:numPr>
                    <w:numId w:val="84"/>
                  </w:numPr>
                  <w:ind w:left="927" w:hanging="360"/>
                  <w:contextualSpacing/>
                </w:pPr>
              </w:pPrChange>
            </w:pPr>
            <w:ins w:id="288" w:author="sam cornet" w:date="2025-03-17T22:29:00Z" w16du:dateUtc="2025-03-17T21:29:00Z">
              <w:r w:rsidRPr="007E5CD2">
                <w:rPr>
                  <w:rFonts w:asciiTheme="minorHAnsi" w:hAnsiTheme="minorHAnsi" w:cstheme="minorHAnsi"/>
                  <w:sz w:val="18"/>
                  <w:szCs w:val="18"/>
                </w:rPr>
                <w:t xml:space="preserve">Lobe postérieur ou </w:t>
              </w:r>
              <w:r w:rsidRPr="007C27E7"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rPrChange w:id="289" w:author="sam cornet" w:date="2025-03-18T07:11:00Z" w16du:dateUtc="2025-03-18T06:11:00Z">
                    <w:rPr>
                      <w:rFonts w:asciiTheme="minorHAnsi" w:hAnsiTheme="minorHAnsi" w:cstheme="minorHAnsi"/>
                      <w:sz w:val="18"/>
                      <w:szCs w:val="18"/>
                    </w:rPr>
                  </w:rPrChange>
                </w:rPr>
                <w:t>neurohypophyse</w:t>
              </w:r>
              <w:r w:rsidRPr="007E5CD2">
                <w:rPr>
                  <w:rFonts w:asciiTheme="minorHAnsi" w:hAnsiTheme="minorHAnsi" w:cstheme="minorHAnsi"/>
                  <w:sz w:val="18"/>
                  <w:szCs w:val="18"/>
                </w:rPr>
                <w:t xml:space="preserve"> </w:t>
              </w:r>
            </w:ins>
          </w:p>
          <w:p w14:paraId="039C80C6" w14:textId="703D74E2" w:rsidR="006954A2" w:rsidRPr="007C27E7" w:rsidDel="007E5CD2" w:rsidRDefault="007C27E7">
            <w:pPr>
              <w:pStyle w:val="p1"/>
              <w:numPr>
                <w:ilvl w:val="0"/>
                <w:numId w:val="77"/>
              </w:numPr>
              <w:spacing w:line="276" w:lineRule="auto"/>
              <w:contextualSpacing/>
              <w:rPr>
                <w:del w:id="290" w:author="sam cornet" w:date="2025-03-17T22:27:00Z" w16du:dateUtc="2025-03-17T21:27:00Z"/>
                <w:rStyle w:val="s1"/>
                <w:rFonts w:asciiTheme="minorHAnsi" w:hAnsiTheme="minorHAnsi" w:cstheme="minorHAnsi"/>
                <w:sz w:val="18"/>
                <w:szCs w:val="18"/>
                <w:rPrChange w:id="291" w:author="sam cornet" w:date="2025-03-18T07:12:00Z" w16du:dateUtc="2025-03-18T06:12:00Z">
                  <w:rPr>
                    <w:del w:id="292" w:author="sam cornet" w:date="2025-03-17T22:27:00Z" w16du:dateUtc="2025-03-17T21:27:00Z"/>
                    <w:rStyle w:val="s1"/>
                  </w:rPr>
                </w:rPrChange>
              </w:rPr>
              <w:pPrChange w:id="293" w:author="sam cornet" w:date="2025-03-18T07:13:00Z" w16du:dateUtc="2025-03-18T06:13:00Z">
                <w:pPr>
                  <w:pStyle w:val="p1"/>
                  <w:numPr>
                    <w:numId w:val="85"/>
                  </w:numPr>
                  <w:ind w:left="720" w:hanging="360"/>
                </w:pPr>
              </w:pPrChange>
            </w:pPr>
            <w:ins w:id="294" w:author="sam cornet" w:date="2025-03-18T07:12:00Z" w16du:dateUtc="2025-03-18T06:12:00Z">
              <w:r>
                <w:rPr>
                  <w:rFonts w:asciiTheme="minorHAnsi" w:hAnsiTheme="minorHAnsi" w:cstheme="minorHAnsi"/>
                  <w:sz w:val="18"/>
                  <w:szCs w:val="18"/>
                </w:rPr>
                <w:t>F</w:t>
              </w:r>
            </w:ins>
            <w:ins w:id="295" w:author="sam cornet" w:date="2025-03-17T22:29:00Z" w16du:dateUtc="2025-03-17T21:29:00Z">
              <w:r w:rsidR="007E5CD2" w:rsidRPr="007E5CD2">
                <w:rPr>
                  <w:rFonts w:asciiTheme="minorHAnsi" w:hAnsiTheme="minorHAnsi" w:cstheme="minorHAnsi"/>
                  <w:sz w:val="18"/>
                  <w:szCs w:val="18"/>
                </w:rPr>
                <w:t>ormé par du tissu nerveux</w:t>
              </w:r>
            </w:ins>
            <w:del w:id="296" w:author="sam cornet" w:date="2025-03-17T22:29:00Z" w16du:dateUtc="2025-03-17T21:29:00Z">
              <w:r w:rsidR="006954A2" w:rsidRPr="007C27E7" w:rsidDel="007E5CD2">
                <w:rPr>
                  <w:rStyle w:val="s1"/>
                  <w:rFonts w:asciiTheme="minorHAnsi" w:hAnsiTheme="minorHAnsi" w:cstheme="minorHAnsi"/>
                  <w:sz w:val="18"/>
                  <w:szCs w:val="18"/>
                </w:rPr>
                <w:delText xml:space="preserve">Lobe </w:delText>
              </w:r>
              <w:r w:rsidR="006954A2" w:rsidRPr="007C27E7" w:rsidDel="007E5CD2">
                <w:rPr>
                  <w:rStyle w:val="s2"/>
                  <w:rFonts w:asciiTheme="minorHAnsi" w:hAnsiTheme="minorHAnsi" w:cstheme="minorHAnsi"/>
                  <w:sz w:val="18"/>
                  <w:szCs w:val="18"/>
                </w:rPr>
                <w:delText xml:space="preserve">antérieur </w:delText>
              </w:r>
              <w:r w:rsidR="006954A2" w:rsidRPr="007C27E7" w:rsidDel="007E5CD2">
                <w:rPr>
                  <w:rFonts w:asciiTheme="minorHAnsi" w:hAnsiTheme="minorHAnsi" w:cstheme="minorHAnsi"/>
                  <w:sz w:val="18"/>
                  <w:szCs w:val="18"/>
                </w:rPr>
                <w:delText xml:space="preserve">ou </w:delText>
              </w:r>
              <w:r w:rsidR="006954A2" w:rsidRPr="007C27E7" w:rsidDel="007E5CD2">
                <w:rPr>
                  <w:rStyle w:val="s2"/>
                  <w:rFonts w:asciiTheme="minorHAnsi" w:hAnsiTheme="minorHAnsi" w:cstheme="minorHAnsi"/>
                  <w:b/>
                  <w:bCs/>
                  <w:sz w:val="18"/>
                  <w:szCs w:val="18"/>
                  <w:rPrChange w:id="297" w:author="sam cornet" w:date="2025-03-18T07:12:00Z" w16du:dateUtc="2025-03-18T06:12:00Z">
                    <w:rPr>
                      <w:rStyle w:val="s2"/>
                      <w:rFonts w:asciiTheme="minorHAnsi" w:hAnsiTheme="minorHAnsi" w:cstheme="minorHAnsi"/>
                      <w:sz w:val="18"/>
                      <w:szCs w:val="18"/>
                    </w:rPr>
                  </w:rPrChange>
                </w:rPr>
                <w:delText>adénohypophyse</w:delText>
              </w:r>
              <w:r w:rsidR="006954A2" w:rsidRPr="007C27E7" w:rsidDel="007E5CD2">
                <w:rPr>
                  <w:rStyle w:val="s2"/>
                  <w:rFonts w:asciiTheme="minorHAnsi" w:hAnsiTheme="minorHAnsi" w:cstheme="minorHAnsi"/>
                  <w:sz w:val="18"/>
                  <w:szCs w:val="18"/>
                </w:rPr>
                <w:delText xml:space="preserve"> </w:delText>
              </w:r>
              <w:r w:rsidR="006954A2" w:rsidRPr="007C27E7" w:rsidDel="007E5CD2">
                <w:rPr>
                  <w:rFonts w:asciiTheme="minorHAnsi" w:hAnsiTheme="minorHAnsi" w:cstheme="minorHAnsi"/>
                  <w:sz w:val="18"/>
                  <w:szCs w:val="18"/>
                </w:rPr>
                <w:delText>formé par du tissu épithélial</w:delText>
              </w:r>
            </w:del>
            <w:del w:id="298" w:author="sam cornet" w:date="2025-03-17T22:27:00Z" w16du:dateUtc="2025-03-17T21:27:00Z">
              <w:r w:rsidR="006954A2" w:rsidRPr="007C27E7" w:rsidDel="007E5CD2">
                <w:rPr>
                  <w:rFonts w:asciiTheme="minorHAnsi" w:hAnsiTheme="minorHAnsi" w:cstheme="minorHAnsi"/>
                  <w:sz w:val="18"/>
                  <w:szCs w:val="18"/>
                </w:rPr>
                <w:delText>.</w:delText>
              </w:r>
            </w:del>
          </w:p>
          <w:p w14:paraId="5FCD0464" w14:textId="144F75AD" w:rsidR="006954A2" w:rsidRPr="007E5CD2" w:rsidRDefault="006954A2">
            <w:pPr>
              <w:pStyle w:val="p1"/>
              <w:numPr>
                <w:ilvl w:val="0"/>
                <w:numId w:val="77"/>
              </w:numPr>
              <w:spacing w:line="276" w:lineRule="auto"/>
              <w:contextualSpacing/>
              <w:rPr>
                <w:rFonts w:asciiTheme="minorHAnsi" w:hAnsiTheme="minorHAnsi" w:cstheme="minorHAnsi"/>
                <w:sz w:val="18"/>
                <w:szCs w:val="18"/>
              </w:rPr>
              <w:pPrChange w:id="299" w:author="sam cornet" w:date="2025-03-18T07:13:00Z" w16du:dateUtc="2025-03-18T06:13:00Z">
                <w:pPr>
                  <w:pStyle w:val="p1"/>
                  <w:numPr>
                    <w:numId w:val="32"/>
                  </w:numPr>
                  <w:ind w:left="-4430" w:hanging="360"/>
                </w:pPr>
              </w:pPrChange>
            </w:pPr>
            <w:del w:id="300" w:author="sam cornet" w:date="2025-03-17T22:29:00Z" w16du:dateUtc="2025-03-17T21:29:00Z">
              <w:r w:rsidRPr="007E5CD2" w:rsidDel="007E5CD2">
                <w:rPr>
                  <w:rStyle w:val="s1"/>
                  <w:rFonts w:asciiTheme="minorHAnsi" w:hAnsiTheme="minorHAnsi" w:cstheme="minorHAnsi"/>
                  <w:sz w:val="18"/>
                  <w:szCs w:val="18"/>
                </w:rPr>
                <w:delText xml:space="preserve">Lobe </w:delText>
              </w:r>
              <w:r w:rsidRPr="007E5CD2" w:rsidDel="007E5CD2">
                <w:rPr>
                  <w:rStyle w:val="s2"/>
                  <w:rFonts w:asciiTheme="minorHAnsi" w:hAnsiTheme="minorHAnsi" w:cstheme="minorHAnsi"/>
                  <w:sz w:val="18"/>
                  <w:szCs w:val="18"/>
                </w:rPr>
                <w:delText xml:space="preserve">postérieur </w:delText>
              </w:r>
              <w:r w:rsidRPr="007E5CD2" w:rsidDel="007E5CD2">
                <w:rPr>
                  <w:rFonts w:asciiTheme="minorHAnsi" w:hAnsiTheme="minorHAnsi" w:cstheme="minorHAnsi"/>
                  <w:sz w:val="18"/>
                  <w:szCs w:val="18"/>
                </w:rPr>
                <w:delText xml:space="preserve">ou </w:delText>
              </w:r>
              <w:r w:rsidRPr="007E5CD2" w:rsidDel="007E5CD2">
                <w:rPr>
                  <w:rStyle w:val="s2"/>
                  <w:rFonts w:asciiTheme="minorHAnsi" w:hAnsiTheme="minorHAnsi" w:cstheme="minorHAnsi"/>
                  <w:b/>
                  <w:bCs/>
                  <w:sz w:val="18"/>
                  <w:szCs w:val="18"/>
                  <w:rPrChange w:id="301" w:author="sam cornet" w:date="2025-03-17T22:29:00Z" w16du:dateUtc="2025-03-17T21:29:00Z">
                    <w:rPr>
                      <w:rStyle w:val="s2"/>
                      <w:rFonts w:asciiTheme="minorHAnsi" w:hAnsiTheme="minorHAnsi" w:cstheme="minorHAnsi"/>
                      <w:sz w:val="18"/>
                      <w:szCs w:val="18"/>
                    </w:rPr>
                  </w:rPrChange>
                </w:rPr>
                <w:delText>neurohypophyse</w:delText>
              </w:r>
              <w:r w:rsidRPr="007E5CD2" w:rsidDel="007E5CD2">
                <w:rPr>
                  <w:rStyle w:val="s2"/>
                  <w:rFonts w:asciiTheme="minorHAnsi" w:hAnsiTheme="minorHAnsi" w:cstheme="minorHAnsi"/>
                  <w:sz w:val="18"/>
                  <w:szCs w:val="18"/>
                </w:rPr>
                <w:delText xml:space="preserve"> </w:delText>
              </w:r>
              <w:r w:rsidRPr="007E5CD2" w:rsidDel="007E5CD2">
                <w:rPr>
                  <w:rFonts w:asciiTheme="minorHAnsi" w:hAnsiTheme="minorHAnsi" w:cstheme="minorHAnsi"/>
                  <w:sz w:val="18"/>
                  <w:szCs w:val="18"/>
                </w:rPr>
                <w:delText>qui est formé par du tissu nerveux</w:delText>
              </w:r>
            </w:del>
            <w:del w:id="302" w:author="sam cornet" w:date="2025-03-17T22:27:00Z" w16du:dateUtc="2025-03-17T21:27:00Z">
              <w:r w:rsidRPr="007E5CD2" w:rsidDel="007E5CD2">
                <w:rPr>
                  <w:rFonts w:asciiTheme="minorHAnsi" w:hAnsiTheme="minorHAnsi" w:cstheme="minorHAnsi"/>
                  <w:sz w:val="18"/>
                  <w:szCs w:val="18"/>
                </w:rPr>
                <w:delText>.</w:delText>
              </w:r>
            </w:del>
          </w:p>
        </w:tc>
      </w:tr>
      <w:tr w:rsidR="00CB5DD5" w:rsidRPr="002C1C62" w14:paraId="6290C67A" w14:textId="77777777" w:rsidTr="006F1C5C">
        <w:tblPrEx>
          <w:tblW w:w="9654" w:type="dxa"/>
          <w:tblInd w:w="-5" w:type="dxa"/>
          <w:tblPrExChange w:id="303" w:author="sam cornet" w:date="2025-03-18T21:02:00Z" w16du:dateUtc="2025-03-18T20:02:00Z">
            <w:tblPrEx>
              <w:tblW w:w="9654" w:type="dxa"/>
              <w:tblInd w:w="-5" w:type="dxa"/>
            </w:tblPrEx>
          </w:tblPrExChange>
        </w:tblPrEx>
        <w:trPr>
          <w:trHeight w:val="6929"/>
          <w:tblHeader/>
          <w:trPrChange w:id="304" w:author="sam cornet" w:date="2025-03-18T21:02:00Z" w16du:dateUtc="2025-03-18T20:02:00Z">
            <w:trPr>
              <w:gridAfter w:val="0"/>
              <w:trHeight w:val="956"/>
              <w:tblHeader/>
            </w:trPr>
          </w:trPrChange>
        </w:trPr>
        <w:tc>
          <w:tcPr>
            <w:tcW w:w="170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  <w:tcPrChange w:id="305" w:author="sam cornet" w:date="2025-03-18T21:02:00Z" w16du:dateUtc="2025-03-18T20:02:00Z">
              <w:tcPr>
                <w:tcW w:w="1701" w:type="dxa"/>
                <w:gridSpan w:val="2"/>
                <w:tcBorders>
                  <w:top w:val="single" w:sz="4" w:space="0" w:color="auto"/>
                  <w:left w:val="single" w:sz="4" w:space="0" w:color="000000"/>
                  <w:bottom w:val="single" w:sz="4" w:space="0" w:color="auto"/>
                  <w:right w:val="single" w:sz="4" w:space="0" w:color="auto"/>
                </w:tcBorders>
                <w:shd w:val="clear" w:color="auto" w:fill="A6A6A6"/>
                <w:vAlign w:val="center"/>
              </w:tcPr>
            </w:tcPrChange>
          </w:tcPr>
          <w:p w14:paraId="27A650DC" w14:textId="0C64EFA3" w:rsidR="00CB5DD5" w:rsidRPr="002C1C62" w:rsidRDefault="006954A2" w:rsidP="00CB5DD5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Adénohypophyse</w:t>
            </w:r>
          </w:p>
        </w:tc>
        <w:tc>
          <w:tcPr>
            <w:tcW w:w="7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  <w:tcPrChange w:id="306" w:author="sam cornet" w:date="2025-03-18T21:02:00Z" w16du:dateUtc="2025-03-18T20:02:00Z">
              <w:tcPr>
                <w:tcW w:w="7953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000000"/>
                </w:tcBorders>
                <w:vAlign w:val="center"/>
              </w:tcPr>
            </w:tcPrChange>
          </w:tcPr>
          <w:p w14:paraId="604B5EEB" w14:textId="564E6349" w:rsidR="006954A2" w:rsidRDefault="006954A2">
            <w:pPr>
              <w:pStyle w:val="Corps"/>
              <w:numPr>
                <w:ilvl w:val="0"/>
                <w:numId w:val="27"/>
              </w:numPr>
              <w:spacing w:line="276" w:lineRule="auto"/>
              <w:rPr>
                <w:rFonts w:asciiTheme="minorHAnsi" w:hAnsiTheme="minorHAnsi" w:cstheme="minorHAnsi"/>
              </w:rPr>
              <w:pPrChange w:id="307" w:author="sam cornet" w:date="2025-03-18T07:12:00Z" w16du:dateUtc="2025-03-18T06:12:00Z">
                <w:pPr>
                  <w:pStyle w:val="Corps"/>
                  <w:numPr>
                    <w:numId w:val="27"/>
                  </w:numPr>
                  <w:ind w:left="360" w:hanging="360"/>
                </w:pPr>
              </w:pPrChange>
            </w:pPr>
            <w:r>
              <w:rPr>
                <w:rFonts w:asciiTheme="minorHAnsi" w:hAnsiTheme="minorHAnsi" w:cstheme="minorHAnsi"/>
              </w:rPr>
              <w:t xml:space="preserve">Synthétise </w:t>
            </w:r>
            <w:r w:rsidRPr="007E5CD2">
              <w:rPr>
                <w:rFonts w:asciiTheme="minorHAnsi" w:hAnsiTheme="minorHAnsi" w:cstheme="minorHAnsi"/>
                <w:b/>
                <w:bCs/>
                <w:rPrChange w:id="308" w:author="sam cornet" w:date="2025-03-17T22:32:00Z" w16du:dateUtc="2025-03-17T21:32:00Z">
                  <w:rPr>
                    <w:rFonts w:asciiTheme="minorHAnsi" w:hAnsiTheme="minorHAnsi" w:cstheme="minorHAnsi"/>
                  </w:rPr>
                </w:rPrChange>
              </w:rPr>
              <w:t>6 hormones</w:t>
            </w:r>
            <w:r>
              <w:rPr>
                <w:rFonts w:asciiTheme="minorHAnsi" w:hAnsiTheme="minorHAnsi" w:cstheme="minorHAnsi"/>
              </w:rPr>
              <w:t> :</w:t>
            </w:r>
          </w:p>
          <w:p w14:paraId="23944BDD" w14:textId="6FBB584C" w:rsidR="006954A2" w:rsidRDefault="006954A2">
            <w:pPr>
              <w:pStyle w:val="Corps"/>
              <w:numPr>
                <w:ilvl w:val="0"/>
                <w:numId w:val="33"/>
              </w:numPr>
              <w:spacing w:line="276" w:lineRule="auto"/>
              <w:rPr>
                <w:ins w:id="309" w:author="sam cornet" w:date="2025-03-17T22:30:00Z" w16du:dateUtc="2025-03-17T21:30:00Z"/>
                <w:rFonts w:asciiTheme="minorHAnsi" w:hAnsiTheme="minorHAnsi" w:cstheme="minorHAnsi"/>
              </w:rPr>
              <w:pPrChange w:id="310" w:author="sam cornet" w:date="2025-03-18T07:12:00Z" w16du:dateUtc="2025-03-18T06:12:00Z">
                <w:pPr>
                  <w:pStyle w:val="Corps"/>
                  <w:numPr>
                    <w:numId w:val="33"/>
                  </w:numPr>
                  <w:ind w:left="644" w:hanging="360"/>
                </w:pPr>
              </w:pPrChange>
            </w:pPr>
            <w:r w:rsidRPr="007E5CD2">
              <w:rPr>
                <w:rFonts w:asciiTheme="minorHAnsi" w:hAnsiTheme="minorHAnsi" w:cstheme="minorHAnsi"/>
                <w:b/>
                <w:bCs/>
                <w:rPrChange w:id="311" w:author="sam cornet" w:date="2025-03-17T22:32:00Z" w16du:dateUtc="2025-03-17T21:32:00Z">
                  <w:rPr>
                    <w:rFonts w:asciiTheme="minorHAnsi" w:hAnsiTheme="minorHAnsi" w:cstheme="minorHAnsi"/>
                  </w:rPr>
                </w:rPrChange>
              </w:rPr>
              <w:t>4</w:t>
            </w:r>
            <w:r>
              <w:rPr>
                <w:rFonts w:asciiTheme="minorHAnsi" w:hAnsiTheme="minorHAnsi" w:cstheme="minorHAnsi"/>
              </w:rPr>
              <w:t xml:space="preserve"> </w:t>
            </w:r>
            <w:del w:id="312" w:author="sam cornet" w:date="2025-03-17T22:30:00Z" w16du:dateUtc="2025-03-17T21:30:00Z">
              <w:r w:rsidDel="007E5CD2">
                <w:rPr>
                  <w:rFonts w:asciiTheme="minorHAnsi" w:hAnsiTheme="minorHAnsi" w:cstheme="minorHAnsi"/>
                </w:rPr>
                <w:delText xml:space="preserve">de ces 6 hormones (corticotrophine, thyréotrophine, hormone folliculostimulante et hormone lutéinisante) </w:delText>
              </w:r>
            </w:del>
            <w:del w:id="313" w:author="sam cornet" w:date="2025-03-17T22:32:00Z" w16du:dateUtc="2025-03-17T21:32:00Z">
              <w:r w:rsidDel="007E5CD2">
                <w:rPr>
                  <w:rFonts w:asciiTheme="minorHAnsi" w:hAnsiTheme="minorHAnsi" w:cstheme="minorHAnsi"/>
                </w:rPr>
                <w:delText>sont des</w:delText>
              </w:r>
            </w:del>
            <w:ins w:id="314" w:author="sam cornet" w:date="2025-03-17T22:32:00Z" w16du:dateUtc="2025-03-17T21:32:00Z">
              <w:r w:rsidR="007E5CD2">
                <w:rPr>
                  <w:rFonts w:asciiTheme="minorHAnsi" w:hAnsiTheme="minorHAnsi" w:cstheme="minorHAnsi"/>
                </w:rPr>
                <w:t>=</w:t>
              </w:r>
            </w:ins>
            <w:r>
              <w:rPr>
                <w:rFonts w:asciiTheme="minorHAnsi" w:hAnsiTheme="minorHAnsi" w:cstheme="minorHAnsi"/>
              </w:rPr>
              <w:t xml:space="preserve"> </w:t>
            </w:r>
            <w:ins w:id="315" w:author="sam cornet" w:date="2025-03-17T22:32:00Z" w16du:dateUtc="2025-03-17T21:32:00Z">
              <w:r w:rsidR="007E5CD2">
                <w:rPr>
                  <w:rFonts w:asciiTheme="minorHAnsi" w:hAnsiTheme="minorHAnsi" w:cstheme="minorHAnsi"/>
                  <w:b/>
                  <w:bCs/>
                </w:rPr>
                <w:t>S</w:t>
              </w:r>
            </w:ins>
            <w:del w:id="316" w:author="sam cornet" w:date="2025-03-17T22:32:00Z" w16du:dateUtc="2025-03-17T21:32:00Z">
              <w:r w:rsidRPr="007E5CD2" w:rsidDel="007E5CD2">
                <w:rPr>
                  <w:rFonts w:asciiTheme="minorHAnsi" w:hAnsiTheme="minorHAnsi" w:cstheme="minorHAnsi"/>
                  <w:b/>
                  <w:bCs/>
                  <w:rPrChange w:id="317" w:author="sam cornet" w:date="2025-03-17T22:32:00Z" w16du:dateUtc="2025-03-17T21:32:00Z">
                    <w:rPr>
                      <w:rFonts w:asciiTheme="minorHAnsi" w:hAnsiTheme="minorHAnsi" w:cstheme="minorHAnsi"/>
                    </w:rPr>
                  </w:rPrChange>
                </w:rPr>
                <w:delText>s</w:delText>
              </w:r>
            </w:del>
            <w:r w:rsidRPr="007E5CD2">
              <w:rPr>
                <w:rFonts w:asciiTheme="minorHAnsi" w:hAnsiTheme="minorHAnsi" w:cstheme="minorHAnsi"/>
                <w:b/>
                <w:bCs/>
                <w:rPrChange w:id="318" w:author="sam cornet" w:date="2025-03-17T22:32:00Z" w16du:dateUtc="2025-03-17T21:32:00Z">
                  <w:rPr>
                    <w:rFonts w:asciiTheme="minorHAnsi" w:hAnsiTheme="minorHAnsi" w:cstheme="minorHAnsi"/>
                  </w:rPr>
                </w:rPrChange>
              </w:rPr>
              <w:t>timulines</w:t>
            </w:r>
            <w:del w:id="319" w:author="sam cornet" w:date="2025-03-17T22:32:00Z" w16du:dateUtc="2025-03-17T21:32:00Z">
              <w:r w:rsidDel="007E5CD2">
                <w:rPr>
                  <w:rFonts w:asciiTheme="minorHAnsi" w:hAnsiTheme="minorHAnsi" w:cstheme="minorHAnsi"/>
                </w:rPr>
                <w:delText xml:space="preserve"> </w:delText>
              </w:r>
            </w:del>
            <w:ins w:id="320" w:author="sam cornet" w:date="2025-03-17T22:32:00Z" w16du:dateUtc="2025-03-17T21:32:00Z">
              <w:r w:rsidR="007E5CD2">
                <w:rPr>
                  <w:rFonts w:asciiTheme="minorHAnsi" w:hAnsiTheme="minorHAnsi" w:cstheme="minorHAnsi"/>
                </w:rPr>
                <w:t> : Elles r</w:t>
              </w:r>
            </w:ins>
            <w:del w:id="321" w:author="sam cornet" w:date="2025-03-17T22:32:00Z" w16du:dateUtc="2025-03-17T21:32:00Z">
              <w:r w:rsidDel="007E5CD2">
                <w:rPr>
                  <w:rFonts w:asciiTheme="minorHAnsi" w:hAnsiTheme="minorHAnsi" w:cstheme="minorHAnsi"/>
                </w:rPr>
                <w:delText>et r</w:delText>
              </w:r>
            </w:del>
            <w:r>
              <w:rPr>
                <w:rFonts w:asciiTheme="minorHAnsi" w:hAnsiTheme="minorHAnsi" w:cstheme="minorHAnsi"/>
              </w:rPr>
              <w:t>égissent le fonctionnement hormonal d’autres glandes</w:t>
            </w:r>
          </w:p>
          <w:p w14:paraId="2BFAA272" w14:textId="77777777" w:rsidR="007E5CD2" w:rsidRDefault="007E5CD2">
            <w:pPr>
              <w:pStyle w:val="Corps"/>
              <w:numPr>
                <w:ilvl w:val="0"/>
                <w:numId w:val="86"/>
              </w:numPr>
              <w:spacing w:line="276" w:lineRule="auto"/>
              <w:rPr>
                <w:ins w:id="322" w:author="sam cornet" w:date="2025-03-17T22:32:00Z" w16du:dateUtc="2025-03-17T21:32:00Z"/>
                <w:rFonts w:asciiTheme="minorHAnsi" w:hAnsiTheme="minorHAnsi" w:cstheme="minorHAnsi"/>
              </w:rPr>
              <w:pPrChange w:id="323" w:author="sam cornet" w:date="2025-03-18T07:12:00Z" w16du:dateUtc="2025-03-18T06:12:00Z">
                <w:pPr>
                  <w:pStyle w:val="Corps"/>
                  <w:numPr>
                    <w:numId w:val="86"/>
                  </w:numPr>
                  <w:ind w:left="927" w:hanging="360"/>
                </w:pPr>
              </w:pPrChange>
            </w:pPr>
            <w:ins w:id="324" w:author="sam cornet" w:date="2025-03-17T22:30:00Z" w16du:dateUtc="2025-03-17T21:30:00Z">
              <w:r>
                <w:rPr>
                  <w:rFonts w:asciiTheme="minorHAnsi" w:hAnsiTheme="minorHAnsi" w:cstheme="minorHAnsi"/>
                </w:rPr>
                <w:t>Corticotrophine</w:t>
              </w:r>
            </w:ins>
          </w:p>
          <w:p w14:paraId="62EC8B09" w14:textId="77777777" w:rsidR="007E5CD2" w:rsidRDefault="007E5CD2">
            <w:pPr>
              <w:pStyle w:val="Corps"/>
              <w:numPr>
                <w:ilvl w:val="0"/>
                <w:numId w:val="86"/>
              </w:numPr>
              <w:spacing w:line="276" w:lineRule="auto"/>
              <w:rPr>
                <w:ins w:id="325" w:author="sam cornet" w:date="2025-03-17T22:32:00Z" w16du:dateUtc="2025-03-17T21:32:00Z"/>
                <w:rFonts w:asciiTheme="minorHAnsi" w:hAnsiTheme="minorHAnsi" w:cstheme="minorHAnsi"/>
              </w:rPr>
              <w:pPrChange w:id="326" w:author="sam cornet" w:date="2025-03-18T07:12:00Z" w16du:dateUtc="2025-03-18T06:12:00Z">
                <w:pPr>
                  <w:pStyle w:val="Corps"/>
                  <w:numPr>
                    <w:numId w:val="86"/>
                  </w:numPr>
                  <w:ind w:left="927" w:hanging="360"/>
                </w:pPr>
              </w:pPrChange>
            </w:pPr>
            <w:proofErr w:type="spellStart"/>
            <w:ins w:id="327" w:author="sam cornet" w:date="2025-03-17T22:32:00Z" w16du:dateUtc="2025-03-17T21:32:00Z">
              <w:r>
                <w:rPr>
                  <w:rFonts w:asciiTheme="minorHAnsi" w:hAnsiTheme="minorHAnsi" w:cstheme="minorHAnsi"/>
                </w:rPr>
                <w:t>T</w:t>
              </w:r>
            </w:ins>
            <w:ins w:id="328" w:author="sam cornet" w:date="2025-03-17T22:30:00Z" w16du:dateUtc="2025-03-17T21:30:00Z">
              <w:r>
                <w:rPr>
                  <w:rFonts w:asciiTheme="minorHAnsi" w:hAnsiTheme="minorHAnsi" w:cstheme="minorHAnsi"/>
                </w:rPr>
                <w:t>hyréotrophine</w:t>
              </w:r>
            </w:ins>
            <w:proofErr w:type="spellEnd"/>
          </w:p>
          <w:p w14:paraId="7640BECE" w14:textId="77777777" w:rsidR="007E5CD2" w:rsidRDefault="007E5CD2">
            <w:pPr>
              <w:pStyle w:val="Corps"/>
              <w:numPr>
                <w:ilvl w:val="0"/>
                <w:numId w:val="86"/>
              </w:numPr>
              <w:spacing w:line="276" w:lineRule="auto"/>
              <w:rPr>
                <w:ins w:id="329" w:author="sam cornet" w:date="2025-03-17T22:33:00Z" w16du:dateUtc="2025-03-17T21:33:00Z"/>
                <w:rFonts w:asciiTheme="minorHAnsi" w:hAnsiTheme="minorHAnsi" w:cstheme="minorHAnsi"/>
              </w:rPr>
              <w:pPrChange w:id="330" w:author="sam cornet" w:date="2025-03-18T07:12:00Z" w16du:dateUtc="2025-03-18T06:12:00Z">
                <w:pPr>
                  <w:pStyle w:val="Corps"/>
                  <w:numPr>
                    <w:numId w:val="86"/>
                  </w:numPr>
                  <w:ind w:left="927" w:hanging="360"/>
                </w:pPr>
              </w:pPrChange>
            </w:pPr>
            <w:ins w:id="331" w:author="sam cornet" w:date="2025-03-17T22:32:00Z" w16du:dateUtc="2025-03-17T21:32:00Z">
              <w:r>
                <w:rPr>
                  <w:rFonts w:asciiTheme="minorHAnsi" w:hAnsiTheme="minorHAnsi" w:cstheme="minorHAnsi"/>
                </w:rPr>
                <w:t>H</w:t>
              </w:r>
            </w:ins>
            <w:ins w:id="332" w:author="sam cornet" w:date="2025-03-17T22:30:00Z" w16du:dateUtc="2025-03-17T21:30:00Z">
              <w:r>
                <w:rPr>
                  <w:rFonts w:asciiTheme="minorHAnsi" w:hAnsiTheme="minorHAnsi" w:cstheme="minorHAnsi"/>
                </w:rPr>
                <w:t xml:space="preserve">ormone folliculostimulante </w:t>
              </w:r>
            </w:ins>
          </w:p>
          <w:p w14:paraId="3D0B19CA" w14:textId="091780E2" w:rsidR="007E5CD2" w:rsidRPr="007E5CD2" w:rsidRDefault="007E5CD2">
            <w:pPr>
              <w:pStyle w:val="Corps"/>
              <w:numPr>
                <w:ilvl w:val="0"/>
                <w:numId w:val="86"/>
              </w:numPr>
              <w:spacing w:line="276" w:lineRule="auto"/>
              <w:rPr>
                <w:rFonts w:asciiTheme="minorHAnsi" w:hAnsiTheme="minorHAnsi" w:cstheme="minorHAnsi"/>
              </w:rPr>
              <w:pPrChange w:id="333" w:author="sam cornet" w:date="2025-03-18T07:12:00Z" w16du:dateUtc="2025-03-18T06:12:00Z">
                <w:pPr>
                  <w:pStyle w:val="Corps"/>
                  <w:numPr>
                    <w:numId w:val="33"/>
                  </w:numPr>
                  <w:ind w:left="644" w:hanging="360"/>
                </w:pPr>
              </w:pPrChange>
            </w:pPr>
            <w:ins w:id="334" w:author="sam cornet" w:date="2025-03-17T22:33:00Z" w16du:dateUtc="2025-03-17T21:33:00Z">
              <w:r>
                <w:rPr>
                  <w:rFonts w:asciiTheme="minorHAnsi" w:hAnsiTheme="minorHAnsi" w:cstheme="minorHAnsi"/>
                </w:rPr>
                <w:t>H</w:t>
              </w:r>
            </w:ins>
            <w:ins w:id="335" w:author="sam cornet" w:date="2025-03-17T22:30:00Z" w16du:dateUtc="2025-03-17T21:30:00Z">
              <w:r>
                <w:rPr>
                  <w:rFonts w:asciiTheme="minorHAnsi" w:hAnsiTheme="minorHAnsi" w:cstheme="minorHAnsi"/>
                </w:rPr>
                <w:t>ormone lutéinisante</w:t>
              </w:r>
            </w:ins>
          </w:p>
          <w:p w14:paraId="1B827B6A" w14:textId="25D484A6" w:rsidR="006954A2" w:rsidRPr="007E5CD2" w:rsidRDefault="006954A2">
            <w:pPr>
              <w:pStyle w:val="Corps"/>
              <w:numPr>
                <w:ilvl w:val="0"/>
                <w:numId w:val="33"/>
              </w:numPr>
              <w:spacing w:line="276" w:lineRule="auto"/>
              <w:rPr>
                <w:ins w:id="336" w:author="sam cornet" w:date="2025-03-17T22:31:00Z" w16du:dateUtc="2025-03-17T21:31:00Z"/>
                <w:rFonts w:asciiTheme="minorHAnsi" w:hAnsiTheme="minorHAnsi" w:cstheme="minorHAnsi"/>
                <w:b/>
                <w:bCs/>
                <w:rPrChange w:id="337" w:author="sam cornet" w:date="2025-03-17T22:32:00Z" w16du:dateUtc="2025-03-17T21:32:00Z">
                  <w:rPr>
                    <w:ins w:id="338" w:author="sam cornet" w:date="2025-03-17T22:31:00Z" w16du:dateUtc="2025-03-17T21:31:00Z"/>
                    <w:rFonts w:asciiTheme="minorHAnsi" w:hAnsiTheme="minorHAnsi" w:cstheme="minorHAnsi"/>
                  </w:rPr>
                </w:rPrChange>
              </w:rPr>
              <w:pPrChange w:id="339" w:author="sam cornet" w:date="2025-03-18T07:12:00Z" w16du:dateUtc="2025-03-18T06:12:00Z">
                <w:pPr>
                  <w:pStyle w:val="Corps"/>
                  <w:numPr>
                    <w:numId w:val="33"/>
                  </w:numPr>
                  <w:ind w:left="644" w:hanging="360"/>
                </w:pPr>
              </w:pPrChange>
            </w:pPr>
            <w:r w:rsidRPr="007E5CD2">
              <w:rPr>
                <w:rFonts w:asciiTheme="minorHAnsi" w:hAnsiTheme="minorHAnsi" w:cstheme="minorHAnsi"/>
                <w:b/>
                <w:bCs/>
                <w:rPrChange w:id="340" w:author="sam cornet" w:date="2025-03-17T22:32:00Z" w16du:dateUtc="2025-03-17T21:32:00Z">
                  <w:rPr>
                    <w:rFonts w:asciiTheme="minorHAnsi" w:hAnsiTheme="minorHAnsi" w:cstheme="minorHAnsi"/>
                  </w:rPr>
                </w:rPrChange>
              </w:rPr>
              <w:t>2</w:t>
            </w:r>
            <w:r w:rsidRPr="006954A2">
              <w:rPr>
                <w:rFonts w:asciiTheme="minorHAnsi" w:hAnsiTheme="minorHAnsi" w:cstheme="minorHAnsi"/>
              </w:rPr>
              <w:t xml:space="preserve"> </w:t>
            </w:r>
            <w:del w:id="341" w:author="sam cornet" w:date="2025-03-17T22:31:00Z" w16du:dateUtc="2025-03-17T21:31:00Z">
              <w:r w:rsidRPr="007E5CD2" w:rsidDel="007E5CD2">
                <w:rPr>
                  <w:rFonts w:asciiTheme="minorHAnsi" w:hAnsiTheme="minorHAnsi" w:cstheme="minorHAnsi"/>
                  <w:b/>
                  <w:bCs/>
                  <w:rPrChange w:id="342" w:author="sam cornet" w:date="2025-03-17T22:32:00Z" w16du:dateUtc="2025-03-17T21:32:00Z">
                    <w:rPr>
                      <w:rFonts w:asciiTheme="minorHAnsi" w:hAnsiTheme="minorHAnsi" w:cstheme="minorHAnsi"/>
                    </w:rPr>
                  </w:rPrChange>
                </w:rPr>
                <w:delText xml:space="preserve">autres hormones (hormone de croissance et prolactine) </w:delText>
              </w:r>
            </w:del>
            <w:r w:rsidRPr="007E5CD2">
              <w:rPr>
                <w:rFonts w:asciiTheme="minorHAnsi" w:hAnsiTheme="minorHAnsi" w:cstheme="minorHAnsi"/>
                <w:b/>
                <w:bCs/>
                <w:rPrChange w:id="343" w:author="sam cornet" w:date="2025-03-17T22:32:00Z" w16du:dateUtc="2025-03-17T21:32:00Z">
                  <w:rPr>
                    <w:rFonts w:asciiTheme="minorHAnsi" w:hAnsiTheme="minorHAnsi" w:cstheme="minorHAnsi"/>
                  </w:rPr>
                </w:rPrChange>
              </w:rPr>
              <w:t>agissent</w:t>
            </w:r>
            <w:r w:rsidRPr="006954A2">
              <w:rPr>
                <w:rFonts w:asciiTheme="minorHAnsi" w:hAnsiTheme="minorHAnsi" w:cstheme="minorHAnsi"/>
              </w:rPr>
              <w:t xml:space="preserve"> directement sur les </w:t>
            </w:r>
            <w:r w:rsidRPr="007E5CD2">
              <w:rPr>
                <w:rFonts w:asciiTheme="minorHAnsi" w:hAnsiTheme="minorHAnsi" w:cstheme="minorHAnsi"/>
                <w:b/>
                <w:bCs/>
                <w:rPrChange w:id="344" w:author="sam cornet" w:date="2025-03-17T22:32:00Z" w16du:dateUtc="2025-03-17T21:32:00Z">
                  <w:rPr>
                    <w:rFonts w:asciiTheme="minorHAnsi" w:hAnsiTheme="minorHAnsi" w:cstheme="minorHAnsi"/>
                  </w:rPr>
                </w:rPrChange>
              </w:rPr>
              <w:t>cellules cibles</w:t>
            </w:r>
          </w:p>
          <w:p w14:paraId="6E28AA8E" w14:textId="77777777" w:rsidR="007E5CD2" w:rsidRDefault="007E5CD2">
            <w:pPr>
              <w:pStyle w:val="Corps"/>
              <w:numPr>
                <w:ilvl w:val="0"/>
                <w:numId w:val="86"/>
              </w:numPr>
              <w:spacing w:line="276" w:lineRule="auto"/>
              <w:rPr>
                <w:ins w:id="345" w:author="sam cornet" w:date="2025-03-17T22:33:00Z" w16du:dateUtc="2025-03-17T21:33:00Z"/>
                <w:rFonts w:asciiTheme="minorHAnsi" w:hAnsiTheme="minorHAnsi" w:cstheme="minorHAnsi"/>
              </w:rPr>
              <w:pPrChange w:id="346" w:author="sam cornet" w:date="2025-03-18T07:12:00Z" w16du:dateUtc="2025-03-18T06:12:00Z">
                <w:pPr>
                  <w:pStyle w:val="Corps"/>
                  <w:numPr>
                    <w:numId w:val="86"/>
                  </w:numPr>
                  <w:ind w:left="927" w:hanging="360"/>
                </w:pPr>
              </w:pPrChange>
            </w:pPr>
            <w:ins w:id="347" w:author="sam cornet" w:date="2025-03-17T22:31:00Z" w16du:dateUtc="2025-03-17T21:31:00Z">
              <w:r>
                <w:rPr>
                  <w:rFonts w:asciiTheme="minorHAnsi" w:hAnsiTheme="minorHAnsi" w:cstheme="minorHAnsi"/>
                </w:rPr>
                <w:t>H</w:t>
              </w:r>
              <w:r w:rsidRPr="006954A2">
                <w:rPr>
                  <w:rFonts w:asciiTheme="minorHAnsi" w:hAnsiTheme="minorHAnsi" w:cstheme="minorHAnsi"/>
                </w:rPr>
                <w:t>ormone de croissance</w:t>
              </w:r>
            </w:ins>
          </w:p>
          <w:p w14:paraId="23AD883C" w14:textId="41C79F11" w:rsidR="007E5CD2" w:rsidRPr="007E5CD2" w:rsidDel="00700211" w:rsidRDefault="007E5CD2">
            <w:pPr>
              <w:pStyle w:val="Corps"/>
              <w:numPr>
                <w:ilvl w:val="0"/>
                <w:numId w:val="86"/>
              </w:numPr>
              <w:spacing w:line="276" w:lineRule="auto"/>
              <w:rPr>
                <w:del w:id="348" w:author="Momo" w:date="2025-03-18T10:02:00Z" w16du:dateUtc="2025-03-18T08:02:00Z"/>
                <w:rFonts w:asciiTheme="minorHAnsi" w:hAnsiTheme="minorHAnsi" w:cstheme="minorHAnsi"/>
              </w:rPr>
              <w:pPrChange w:id="349" w:author="sam cornet" w:date="2025-03-18T07:12:00Z" w16du:dateUtc="2025-03-18T06:12:00Z">
                <w:pPr>
                  <w:pStyle w:val="Corps"/>
                  <w:numPr>
                    <w:numId w:val="33"/>
                  </w:numPr>
                  <w:ind w:left="644" w:hanging="360"/>
                </w:pPr>
              </w:pPrChange>
            </w:pPr>
            <w:ins w:id="350" w:author="sam cornet" w:date="2025-03-17T22:33:00Z" w16du:dateUtc="2025-03-17T21:33:00Z">
              <w:r>
                <w:rPr>
                  <w:rFonts w:asciiTheme="minorHAnsi" w:hAnsiTheme="minorHAnsi" w:cstheme="minorHAnsi"/>
                </w:rPr>
                <w:t>P</w:t>
              </w:r>
            </w:ins>
            <w:ins w:id="351" w:author="sam cornet" w:date="2025-03-17T22:31:00Z" w16du:dateUtc="2025-03-17T21:31:00Z">
              <w:r w:rsidRPr="006954A2">
                <w:rPr>
                  <w:rFonts w:asciiTheme="minorHAnsi" w:hAnsiTheme="minorHAnsi" w:cstheme="minorHAnsi"/>
                </w:rPr>
                <w:t>rolactine</w:t>
              </w:r>
            </w:ins>
          </w:p>
          <w:p w14:paraId="2D4F748D" w14:textId="77777777" w:rsidR="00700211" w:rsidRPr="00700211" w:rsidRDefault="006954A2">
            <w:pPr>
              <w:pStyle w:val="Corps"/>
              <w:numPr>
                <w:ilvl w:val="0"/>
                <w:numId w:val="86"/>
              </w:numPr>
              <w:spacing w:line="276" w:lineRule="auto"/>
              <w:rPr>
                <w:ins w:id="352" w:author="Momo" w:date="2025-03-18T10:02:00Z" w16du:dateUtc="2025-03-18T08:02:00Z"/>
                <w:rFonts w:asciiTheme="minorHAnsi" w:hAnsiTheme="minorHAnsi" w:cstheme="minorHAnsi"/>
              </w:rPr>
              <w:pPrChange w:id="353" w:author="Momo" w:date="2025-03-18T10:02:00Z" w16du:dateUtc="2025-03-18T08:02:00Z">
                <w:pPr>
                  <w:pStyle w:val="Corps"/>
                  <w:spacing w:line="276" w:lineRule="auto"/>
                  <w:jc w:val="center"/>
                </w:pPr>
              </w:pPrChange>
            </w:pPr>
            <w:del w:id="354" w:author="Momo" w:date="2025-03-18T10:01:00Z" w16du:dateUtc="2025-03-18T08:01:00Z">
              <w:r w:rsidDel="00700211">
                <w:rPr>
                  <w:rFonts w:asciiTheme="minorHAnsi" w:hAnsiTheme="minorHAnsi" w:cstheme="minorHAnsi"/>
                  <w:noProof/>
                </w:rPr>
                <w:drawing>
                  <wp:inline distT="0" distB="0" distL="0" distR="0" wp14:anchorId="2E483778" wp14:editId="07F3F8E0">
                    <wp:extent cx="4373294" cy="2473234"/>
                    <wp:effectExtent l="0" t="0" r="0" b="3810"/>
                    <wp:docPr id="765884141" name="Image 15" descr="Une image contenant texte, capture d’écran, Police, nombre&#10;&#10;Le contenu généré par l’IA peut être incorrect.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765884141" name="Image 15" descr="Une image contenant texte, capture d’écran, Police, nombre&#10;&#10;Le contenu généré par l’IA peut être incorrect."/>
                            <pic:cNvPicPr/>
                          </pic:nvPicPr>
                          <pic:blipFill>
                            <a:blip r:embed="rId18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4461517" cy="2523127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w:r>
            </w:del>
          </w:p>
          <w:tbl>
            <w:tblPr>
              <w:tblStyle w:val="Grilledutableau"/>
              <w:tblW w:w="0" w:type="auto"/>
              <w:tblLook w:val="04A0" w:firstRow="1" w:lastRow="0" w:firstColumn="1" w:lastColumn="0" w:noHBand="0" w:noVBand="1"/>
              <w:tblPrChange w:id="355" w:author="Momo" w:date="2025-03-18T10:02:00Z" w16du:dateUtc="2025-03-18T08:02:00Z">
                <w:tblPr>
                  <w:tblStyle w:val="Grilledutableau"/>
                  <w:tblW w:w="0" w:type="auto"/>
                  <w:tblLook w:val="04A0" w:firstRow="1" w:lastRow="0" w:firstColumn="1" w:lastColumn="0" w:noHBand="0" w:noVBand="1"/>
                </w:tblPr>
              </w:tblPrChange>
            </w:tblPr>
            <w:tblGrid>
              <w:gridCol w:w="2575"/>
              <w:gridCol w:w="2576"/>
              <w:gridCol w:w="2576"/>
              <w:tblGridChange w:id="356">
                <w:tblGrid>
                  <w:gridCol w:w="2575"/>
                  <w:gridCol w:w="2576"/>
                  <w:gridCol w:w="2576"/>
                </w:tblGrid>
              </w:tblGridChange>
            </w:tblGrid>
            <w:tr w:rsidR="00700211" w:rsidRPr="00700211" w14:paraId="049D9860" w14:textId="77777777" w:rsidTr="00700211">
              <w:trPr>
                <w:ins w:id="357" w:author="Momo" w:date="2025-03-18T10:02:00Z"/>
              </w:trPr>
              <w:tc>
                <w:tcPr>
                  <w:tcW w:w="2575" w:type="dxa"/>
                  <w:shd w:val="clear" w:color="auto" w:fill="E7E6E6" w:themeFill="background2"/>
                  <w:vAlign w:val="center"/>
                  <w:tcPrChange w:id="358" w:author="Momo" w:date="2025-03-18T10:02:00Z" w16du:dateUtc="2025-03-18T08:02:00Z">
                    <w:tcPr>
                      <w:tcW w:w="2575" w:type="dxa"/>
                    </w:tcPr>
                  </w:tcPrChange>
                </w:tcPr>
                <w:p w14:paraId="260CDE14" w14:textId="6FF6D500" w:rsidR="00700211" w:rsidRPr="00700211" w:rsidRDefault="00700211" w:rsidP="00700211">
                  <w:pPr>
                    <w:pStyle w:val="Corps"/>
                    <w:spacing w:line="276" w:lineRule="auto"/>
                    <w:jc w:val="center"/>
                    <w:rPr>
                      <w:ins w:id="359" w:author="Momo" w:date="2025-03-18T10:02:00Z" w16du:dateUtc="2025-03-18T08:02:00Z"/>
                      <w:rFonts w:asciiTheme="minorHAnsi" w:hAnsiTheme="minorHAnsi" w:cstheme="minorHAnsi"/>
                      <w:b/>
                      <w:bCs/>
                      <w:rPrChange w:id="360" w:author="Momo" w:date="2025-03-18T10:02:00Z" w16du:dateUtc="2025-03-18T08:02:00Z">
                        <w:rPr>
                          <w:ins w:id="361" w:author="Momo" w:date="2025-03-18T10:02:00Z" w16du:dateUtc="2025-03-18T08:02:00Z"/>
                          <w:rFonts w:asciiTheme="minorHAnsi" w:hAnsiTheme="minorHAnsi" w:cstheme="minorHAnsi"/>
                        </w:rPr>
                      </w:rPrChange>
                    </w:rPr>
                  </w:pPr>
                  <w:ins w:id="362" w:author="Momo" w:date="2025-03-18T10:02:00Z" w16du:dateUtc="2025-03-18T08:02:00Z">
                    <w:r w:rsidRPr="00700211">
                      <w:rPr>
                        <w:rFonts w:asciiTheme="minorHAnsi" w:hAnsiTheme="minorHAnsi" w:cstheme="minorHAnsi"/>
                        <w:b/>
                        <w:bCs/>
                        <w:rPrChange w:id="363" w:author="Momo" w:date="2025-03-18T10:02:00Z" w16du:dateUtc="2025-03-18T08:02:00Z">
                          <w:rPr/>
                        </w:rPrChange>
                      </w:rPr>
                      <w:t>Hormones</w:t>
                    </w:r>
                  </w:ins>
                </w:p>
              </w:tc>
              <w:tc>
                <w:tcPr>
                  <w:tcW w:w="2576" w:type="dxa"/>
                  <w:shd w:val="clear" w:color="auto" w:fill="E7E6E6" w:themeFill="background2"/>
                  <w:vAlign w:val="center"/>
                  <w:tcPrChange w:id="364" w:author="Momo" w:date="2025-03-18T10:02:00Z" w16du:dateUtc="2025-03-18T08:02:00Z">
                    <w:tcPr>
                      <w:tcW w:w="2576" w:type="dxa"/>
                    </w:tcPr>
                  </w:tcPrChange>
                </w:tcPr>
                <w:p w14:paraId="56B07D88" w14:textId="6B5656B6" w:rsidR="00700211" w:rsidRPr="00700211" w:rsidRDefault="00700211" w:rsidP="00700211">
                  <w:pPr>
                    <w:pStyle w:val="Corps"/>
                    <w:spacing w:line="276" w:lineRule="auto"/>
                    <w:jc w:val="center"/>
                    <w:rPr>
                      <w:ins w:id="365" w:author="Momo" w:date="2025-03-18T10:02:00Z" w16du:dateUtc="2025-03-18T08:02:00Z"/>
                      <w:rFonts w:asciiTheme="minorHAnsi" w:hAnsiTheme="minorHAnsi" w:cstheme="minorHAnsi"/>
                      <w:b/>
                      <w:bCs/>
                      <w:rPrChange w:id="366" w:author="Momo" w:date="2025-03-18T10:02:00Z" w16du:dateUtc="2025-03-18T08:02:00Z">
                        <w:rPr>
                          <w:ins w:id="367" w:author="Momo" w:date="2025-03-18T10:02:00Z" w16du:dateUtc="2025-03-18T08:02:00Z"/>
                          <w:rFonts w:asciiTheme="minorHAnsi" w:hAnsiTheme="minorHAnsi" w:cstheme="minorHAnsi"/>
                        </w:rPr>
                      </w:rPrChange>
                    </w:rPr>
                  </w:pPr>
                  <w:ins w:id="368" w:author="Momo" w:date="2025-03-18T10:02:00Z" w16du:dateUtc="2025-03-18T08:02:00Z">
                    <w:r w:rsidRPr="00700211">
                      <w:rPr>
                        <w:rFonts w:asciiTheme="minorHAnsi" w:hAnsiTheme="minorHAnsi" w:cstheme="minorHAnsi"/>
                        <w:b/>
                        <w:bCs/>
                        <w:rPrChange w:id="369" w:author="Momo" w:date="2025-03-18T10:02:00Z" w16du:dateUtc="2025-03-18T08:02:00Z">
                          <w:rPr/>
                        </w:rPrChange>
                      </w:rPr>
                      <w:t>Cellule cible</w:t>
                    </w:r>
                  </w:ins>
                </w:p>
              </w:tc>
              <w:tc>
                <w:tcPr>
                  <w:tcW w:w="2576" w:type="dxa"/>
                  <w:shd w:val="clear" w:color="auto" w:fill="E7E6E6" w:themeFill="background2"/>
                  <w:vAlign w:val="center"/>
                  <w:tcPrChange w:id="370" w:author="Momo" w:date="2025-03-18T10:02:00Z" w16du:dateUtc="2025-03-18T08:02:00Z">
                    <w:tcPr>
                      <w:tcW w:w="2576" w:type="dxa"/>
                    </w:tcPr>
                  </w:tcPrChange>
                </w:tcPr>
                <w:p w14:paraId="4BCCA332" w14:textId="6A496BBE" w:rsidR="00700211" w:rsidRPr="00700211" w:rsidRDefault="00700211" w:rsidP="00700211">
                  <w:pPr>
                    <w:pStyle w:val="Corps"/>
                    <w:spacing w:line="276" w:lineRule="auto"/>
                    <w:jc w:val="center"/>
                    <w:rPr>
                      <w:ins w:id="371" w:author="Momo" w:date="2025-03-18T10:02:00Z" w16du:dateUtc="2025-03-18T08:02:00Z"/>
                      <w:rFonts w:asciiTheme="minorHAnsi" w:hAnsiTheme="minorHAnsi" w:cstheme="minorHAnsi"/>
                      <w:b/>
                      <w:bCs/>
                      <w:rPrChange w:id="372" w:author="Momo" w:date="2025-03-18T10:02:00Z" w16du:dateUtc="2025-03-18T08:02:00Z">
                        <w:rPr>
                          <w:ins w:id="373" w:author="Momo" w:date="2025-03-18T10:02:00Z" w16du:dateUtc="2025-03-18T08:02:00Z"/>
                          <w:rFonts w:asciiTheme="minorHAnsi" w:hAnsiTheme="minorHAnsi" w:cstheme="minorHAnsi"/>
                        </w:rPr>
                      </w:rPrChange>
                    </w:rPr>
                  </w:pPr>
                  <w:ins w:id="374" w:author="Momo" w:date="2025-03-18T10:02:00Z" w16du:dateUtc="2025-03-18T08:02:00Z">
                    <w:r w:rsidRPr="00700211">
                      <w:rPr>
                        <w:rFonts w:asciiTheme="minorHAnsi" w:hAnsiTheme="minorHAnsi" w:cstheme="minorHAnsi"/>
                        <w:b/>
                        <w:bCs/>
                        <w:rPrChange w:id="375" w:author="Momo" w:date="2025-03-18T10:02:00Z" w16du:dateUtc="2025-03-18T08:02:00Z">
                          <w:rPr/>
                        </w:rPrChange>
                      </w:rPr>
                      <w:t>Principales actions</w:t>
                    </w:r>
                  </w:ins>
                </w:p>
              </w:tc>
            </w:tr>
            <w:tr w:rsidR="00700211" w:rsidRPr="00700211" w14:paraId="7EA89EA3" w14:textId="77777777" w:rsidTr="006F1C5C">
              <w:trPr>
                <w:trHeight w:val="1651"/>
                <w:ins w:id="376" w:author="Momo" w:date="2025-03-18T10:02:00Z"/>
              </w:trPr>
              <w:tc>
                <w:tcPr>
                  <w:tcW w:w="2575" w:type="dxa"/>
                  <w:vMerge w:val="restart"/>
                  <w:vAlign w:val="center"/>
                  <w:tcPrChange w:id="377" w:author="sam cornet" w:date="2025-03-18T21:04:00Z" w16du:dateUtc="2025-03-18T20:04:00Z">
                    <w:tcPr>
                      <w:tcW w:w="2575" w:type="dxa"/>
                      <w:vMerge w:val="restart"/>
                      <w:vAlign w:val="center"/>
                    </w:tcPr>
                  </w:tcPrChange>
                </w:tcPr>
                <w:p w14:paraId="2CEB3ADF" w14:textId="1DB739F5" w:rsidR="00700211" w:rsidRPr="00700211" w:rsidRDefault="00700211" w:rsidP="00700211">
                  <w:pPr>
                    <w:pStyle w:val="Corps"/>
                    <w:spacing w:line="276" w:lineRule="auto"/>
                    <w:jc w:val="center"/>
                    <w:rPr>
                      <w:ins w:id="378" w:author="Momo" w:date="2025-03-18T10:02:00Z" w16du:dateUtc="2025-03-18T08:02:00Z"/>
                      <w:rFonts w:asciiTheme="minorHAnsi" w:hAnsiTheme="minorHAnsi" w:cstheme="minorHAnsi"/>
                      <w:b/>
                      <w:bCs/>
                      <w:rPrChange w:id="379" w:author="Momo" w:date="2025-03-18T10:04:00Z" w16du:dateUtc="2025-03-18T08:04:00Z">
                        <w:rPr>
                          <w:ins w:id="380" w:author="Momo" w:date="2025-03-18T10:02:00Z" w16du:dateUtc="2025-03-18T08:02:00Z"/>
                          <w:rFonts w:asciiTheme="minorHAnsi" w:hAnsiTheme="minorHAnsi" w:cstheme="minorHAnsi"/>
                        </w:rPr>
                      </w:rPrChange>
                    </w:rPr>
                  </w:pPr>
                  <w:ins w:id="381" w:author="Momo" w:date="2025-03-18T10:02:00Z" w16du:dateUtc="2025-03-18T08:02:00Z">
                    <w:r w:rsidRPr="00700211">
                      <w:rPr>
                        <w:rFonts w:asciiTheme="minorHAnsi" w:hAnsiTheme="minorHAnsi" w:cstheme="minorHAnsi"/>
                        <w:b/>
                        <w:bCs/>
                        <w:rPrChange w:id="382" w:author="Momo" w:date="2025-03-18T10:04:00Z" w16du:dateUtc="2025-03-18T08:04:00Z">
                          <w:rPr/>
                        </w:rPrChange>
                      </w:rPr>
                      <w:t>Hormone de croissance (GH)</w:t>
                    </w:r>
                  </w:ins>
                </w:p>
              </w:tc>
              <w:tc>
                <w:tcPr>
                  <w:tcW w:w="2576" w:type="dxa"/>
                  <w:vAlign w:val="center"/>
                  <w:tcPrChange w:id="383" w:author="sam cornet" w:date="2025-03-18T21:04:00Z" w16du:dateUtc="2025-03-18T20:04:00Z">
                    <w:tcPr>
                      <w:tcW w:w="2576" w:type="dxa"/>
                      <w:vAlign w:val="center"/>
                    </w:tcPr>
                  </w:tcPrChange>
                </w:tcPr>
                <w:p w14:paraId="573E45FE" w14:textId="19372EFE" w:rsidR="00700211" w:rsidRPr="00700211" w:rsidRDefault="00700211" w:rsidP="00700211">
                  <w:pPr>
                    <w:pStyle w:val="Corps"/>
                    <w:spacing w:line="276" w:lineRule="auto"/>
                    <w:jc w:val="center"/>
                    <w:rPr>
                      <w:ins w:id="384" w:author="Momo" w:date="2025-03-18T10:02:00Z" w16du:dateUtc="2025-03-18T08:02:00Z"/>
                      <w:rFonts w:asciiTheme="minorHAnsi" w:hAnsiTheme="minorHAnsi" w:cstheme="minorHAnsi"/>
                    </w:rPr>
                  </w:pPr>
                  <w:ins w:id="385" w:author="Momo" w:date="2025-03-18T10:02:00Z" w16du:dateUtc="2025-03-18T08:02:00Z">
                    <w:r w:rsidRPr="00700211">
                      <w:rPr>
                        <w:rFonts w:asciiTheme="minorHAnsi" w:hAnsiTheme="minorHAnsi" w:cstheme="minorHAnsi"/>
                        <w:rPrChange w:id="386" w:author="Momo" w:date="2025-03-18T10:02:00Z" w16du:dateUtc="2025-03-18T08:02:00Z">
                          <w:rPr/>
                        </w:rPrChange>
                      </w:rPr>
                      <w:t>Os et tissu mou</w:t>
                    </w:r>
                  </w:ins>
                </w:p>
              </w:tc>
              <w:tc>
                <w:tcPr>
                  <w:tcW w:w="2576" w:type="dxa"/>
                  <w:vAlign w:val="center"/>
                  <w:tcPrChange w:id="387" w:author="sam cornet" w:date="2025-03-18T21:04:00Z" w16du:dateUtc="2025-03-18T20:04:00Z">
                    <w:tcPr>
                      <w:tcW w:w="2576" w:type="dxa"/>
                      <w:vAlign w:val="center"/>
                    </w:tcPr>
                  </w:tcPrChange>
                </w:tcPr>
                <w:p w14:paraId="6E57FABC" w14:textId="77777777" w:rsidR="006F1C5C" w:rsidRDefault="00700211">
                  <w:pPr>
                    <w:pStyle w:val="Corps"/>
                    <w:numPr>
                      <w:ilvl w:val="0"/>
                      <w:numId w:val="77"/>
                    </w:numPr>
                    <w:spacing w:line="276" w:lineRule="auto"/>
                    <w:rPr>
                      <w:ins w:id="388" w:author="sam cornet" w:date="2025-03-18T21:04:00Z" w16du:dateUtc="2025-03-18T20:04:00Z"/>
                      <w:rFonts w:asciiTheme="minorHAnsi" w:hAnsiTheme="minorHAnsi" w:cstheme="minorHAnsi"/>
                    </w:rPr>
                    <w:pPrChange w:id="389" w:author="sam cornet" w:date="2025-03-18T21:04:00Z" w16du:dateUtc="2025-03-18T20:04:00Z">
                      <w:pPr>
                        <w:pStyle w:val="Corps"/>
                        <w:numPr>
                          <w:numId w:val="77"/>
                        </w:numPr>
                        <w:spacing w:line="276" w:lineRule="auto"/>
                        <w:ind w:left="360" w:hanging="360"/>
                        <w:jc w:val="center"/>
                      </w:pPr>
                    </w:pPrChange>
                  </w:pPr>
                  <w:ins w:id="390" w:author="Momo" w:date="2025-03-18T10:02:00Z" w16du:dateUtc="2025-03-18T08:02:00Z">
                    <w:r w:rsidRPr="00700211">
                      <w:rPr>
                        <w:rFonts w:asciiTheme="minorHAnsi" w:hAnsiTheme="minorHAnsi" w:cstheme="minorHAnsi"/>
                        <w:rPrChange w:id="391" w:author="Momo" w:date="2025-03-18T10:02:00Z" w16du:dateUtc="2025-03-18T08:02:00Z">
                          <w:rPr/>
                        </w:rPrChange>
                      </w:rPr>
                      <w:t>Stimule la croissance en général et la croissance du squelette en particulier</w:t>
                    </w:r>
                  </w:ins>
                </w:p>
                <w:p w14:paraId="384D2858" w14:textId="77777777" w:rsidR="006F1C5C" w:rsidRDefault="00700211">
                  <w:pPr>
                    <w:pStyle w:val="Corps"/>
                    <w:numPr>
                      <w:ilvl w:val="0"/>
                      <w:numId w:val="77"/>
                    </w:numPr>
                    <w:spacing w:line="276" w:lineRule="auto"/>
                    <w:rPr>
                      <w:ins w:id="392" w:author="sam cornet" w:date="2025-03-18T21:04:00Z" w16du:dateUtc="2025-03-18T20:04:00Z"/>
                      <w:rFonts w:asciiTheme="minorHAnsi" w:hAnsiTheme="minorHAnsi" w:cstheme="minorHAnsi"/>
                    </w:rPr>
                    <w:pPrChange w:id="393" w:author="sam cornet" w:date="2025-03-18T21:04:00Z" w16du:dateUtc="2025-03-18T20:04:00Z">
                      <w:pPr>
                        <w:pStyle w:val="Corps"/>
                        <w:numPr>
                          <w:numId w:val="77"/>
                        </w:numPr>
                        <w:spacing w:line="276" w:lineRule="auto"/>
                        <w:ind w:left="360" w:hanging="360"/>
                        <w:jc w:val="center"/>
                      </w:pPr>
                    </w:pPrChange>
                  </w:pPr>
                  <w:ins w:id="394" w:author="Momo" w:date="2025-03-18T10:02:00Z" w16du:dateUtc="2025-03-18T08:02:00Z">
                    <w:del w:id="395" w:author="sam cornet" w:date="2025-03-18T21:03:00Z" w16du:dateUtc="2025-03-18T20:03:00Z">
                      <w:r w:rsidRPr="006F1C5C" w:rsidDel="006F1C5C">
                        <w:rPr>
                          <w:rFonts w:asciiTheme="minorHAnsi" w:hAnsiTheme="minorHAnsi" w:cstheme="minorHAnsi"/>
                          <w:rPrChange w:id="396" w:author="sam cornet" w:date="2025-03-18T21:04:00Z" w16du:dateUtc="2025-03-18T20:04:00Z">
                            <w:rPr/>
                          </w:rPrChange>
                        </w:rPr>
                        <w:delText xml:space="preserve">. </w:delText>
                      </w:r>
                    </w:del>
                    <w:r w:rsidRPr="006F1C5C">
                      <w:rPr>
                        <w:rFonts w:asciiTheme="minorHAnsi" w:hAnsiTheme="minorHAnsi" w:cstheme="minorHAnsi"/>
                        <w:rPrChange w:id="397" w:author="sam cornet" w:date="2025-03-18T21:04:00Z" w16du:dateUtc="2025-03-18T20:04:00Z">
                          <w:rPr/>
                        </w:rPrChange>
                      </w:rPr>
                      <w:t>Stimule la lipolyse</w:t>
                    </w:r>
                  </w:ins>
                </w:p>
                <w:p w14:paraId="0B0FF7F8" w14:textId="2EA2D835" w:rsidR="00700211" w:rsidRPr="006F1C5C" w:rsidRDefault="00700211">
                  <w:pPr>
                    <w:pStyle w:val="Corps"/>
                    <w:numPr>
                      <w:ilvl w:val="0"/>
                      <w:numId w:val="77"/>
                    </w:numPr>
                    <w:spacing w:line="276" w:lineRule="auto"/>
                    <w:rPr>
                      <w:ins w:id="398" w:author="Momo" w:date="2025-03-18T10:02:00Z" w16du:dateUtc="2025-03-18T08:02:00Z"/>
                      <w:rFonts w:asciiTheme="minorHAnsi" w:hAnsiTheme="minorHAnsi" w:cstheme="minorHAnsi"/>
                    </w:rPr>
                    <w:pPrChange w:id="399" w:author="sam cornet" w:date="2025-03-18T21:04:00Z" w16du:dateUtc="2025-03-18T20:04:00Z">
                      <w:pPr>
                        <w:pStyle w:val="Corps"/>
                        <w:spacing w:line="276" w:lineRule="auto"/>
                        <w:jc w:val="center"/>
                      </w:pPr>
                    </w:pPrChange>
                  </w:pPr>
                  <w:ins w:id="400" w:author="Momo" w:date="2025-03-18T10:02:00Z" w16du:dateUtc="2025-03-18T08:02:00Z">
                    <w:del w:id="401" w:author="sam cornet" w:date="2025-03-18T21:03:00Z" w16du:dateUtc="2025-03-18T20:03:00Z">
                      <w:r w:rsidRPr="006F1C5C" w:rsidDel="006F1C5C">
                        <w:rPr>
                          <w:rFonts w:asciiTheme="minorHAnsi" w:hAnsiTheme="minorHAnsi" w:cstheme="minorHAnsi"/>
                          <w:rPrChange w:id="402" w:author="sam cornet" w:date="2025-03-18T21:04:00Z" w16du:dateUtc="2025-03-18T20:04:00Z">
                            <w:rPr/>
                          </w:rPrChange>
                        </w:rPr>
                        <w:delText xml:space="preserve">. </w:delText>
                      </w:r>
                    </w:del>
                    <w:r w:rsidRPr="006F1C5C">
                      <w:rPr>
                        <w:rFonts w:asciiTheme="minorHAnsi" w:hAnsiTheme="minorHAnsi" w:cstheme="minorHAnsi"/>
                        <w:rPrChange w:id="403" w:author="sam cornet" w:date="2025-03-18T21:04:00Z" w16du:dateUtc="2025-03-18T20:04:00Z">
                          <w:rPr/>
                        </w:rPrChange>
                      </w:rPr>
                      <w:t>Inhibe le métabolisme glucidique</w:t>
                    </w:r>
                    <w:del w:id="404" w:author="sam cornet" w:date="2025-03-18T21:03:00Z" w16du:dateUtc="2025-03-18T20:03:00Z">
                      <w:r w:rsidRPr="006F1C5C" w:rsidDel="006F1C5C">
                        <w:rPr>
                          <w:rFonts w:asciiTheme="minorHAnsi" w:hAnsiTheme="minorHAnsi" w:cstheme="minorHAnsi"/>
                          <w:rPrChange w:id="405" w:author="sam cornet" w:date="2025-03-18T21:04:00Z" w16du:dateUtc="2025-03-18T20:04:00Z">
                            <w:rPr/>
                          </w:rPrChange>
                        </w:rPr>
                        <w:delText>.</w:delText>
                      </w:r>
                    </w:del>
                  </w:ins>
                </w:p>
              </w:tc>
            </w:tr>
            <w:tr w:rsidR="00700211" w:rsidRPr="00700211" w14:paraId="6FC62AAB" w14:textId="77777777" w:rsidTr="006F1C5C">
              <w:trPr>
                <w:trHeight w:val="283"/>
                <w:ins w:id="406" w:author="Momo" w:date="2025-03-18T10:02:00Z"/>
              </w:trPr>
              <w:tc>
                <w:tcPr>
                  <w:tcW w:w="2575" w:type="dxa"/>
                  <w:vMerge/>
                  <w:vAlign w:val="center"/>
                  <w:tcPrChange w:id="407" w:author="sam cornet" w:date="2025-03-18T21:04:00Z" w16du:dateUtc="2025-03-18T20:04:00Z">
                    <w:tcPr>
                      <w:tcW w:w="2575" w:type="dxa"/>
                      <w:vMerge/>
                      <w:vAlign w:val="center"/>
                    </w:tcPr>
                  </w:tcPrChange>
                </w:tcPr>
                <w:p w14:paraId="25DAC03D" w14:textId="13845B74" w:rsidR="00700211" w:rsidRPr="00700211" w:rsidRDefault="00700211" w:rsidP="00700211">
                  <w:pPr>
                    <w:pStyle w:val="Corps"/>
                    <w:spacing w:line="276" w:lineRule="auto"/>
                    <w:jc w:val="center"/>
                    <w:rPr>
                      <w:ins w:id="408" w:author="Momo" w:date="2025-03-18T10:02:00Z" w16du:dateUtc="2025-03-18T08:02:00Z"/>
                      <w:rFonts w:asciiTheme="minorHAnsi" w:hAnsiTheme="minorHAnsi" w:cstheme="minorHAnsi"/>
                      <w:b/>
                      <w:bCs/>
                      <w:rPrChange w:id="409" w:author="Momo" w:date="2025-03-18T10:04:00Z" w16du:dateUtc="2025-03-18T08:04:00Z">
                        <w:rPr>
                          <w:ins w:id="410" w:author="Momo" w:date="2025-03-18T10:02:00Z" w16du:dateUtc="2025-03-18T08:02:00Z"/>
                          <w:rFonts w:asciiTheme="minorHAnsi" w:hAnsiTheme="minorHAnsi" w:cstheme="minorHAnsi"/>
                        </w:rPr>
                      </w:rPrChange>
                    </w:rPr>
                  </w:pPr>
                </w:p>
              </w:tc>
              <w:tc>
                <w:tcPr>
                  <w:tcW w:w="2576" w:type="dxa"/>
                  <w:vAlign w:val="center"/>
                  <w:tcPrChange w:id="411" w:author="sam cornet" w:date="2025-03-18T21:04:00Z" w16du:dateUtc="2025-03-18T20:04:00Z">
                    <w:tcPr>
                      <w:tcW w:w="2576" w:type="dxa"/>
                      <w:vAlign w:val="center"/>
                    </w:tcPr>
                  </w:tcPrChange>
                </w:tcPr>
                <w:p w14:paraId="540DA2B9" w14:textId="4C279B55" w:rsidR="00700211" w:rsidRPr="00700211" w:rsidRDefault="00700211" w:rsidP="00700211">
                  <w:pPr>
                    <w:pStyle w:val="Corps"/>
                    <w:spacing w:line="276" w:lineRule="auto"/>
                    <w:jc w:val="center"/>
                    <w:rPr>
                      <w:ins w:id="412" w:author="Momo" w:date="2025-03-18T10:02:00Z" w16du:dateUtc="2025-03-18T08:02:00Z"/>
                      <w:rFonts w:asciiTheme="minorHAnsi" w:hAnsiTheme="minorHAnsi" w:cstheme="minorHAnsi"/>
                    </w:rPr>
                  </w:pPr>
                  <w:ins w:id="413" w:author="Momo" w:date="2025-03-18T10:03:00Z" w16du:dateUtc="2025-03-18T08:03:00Z">
                    <w:r w:rsidRPr="00AC0E9E">
                      <w:rPr>
                        <w:rFonts w:asciiTheme="minorHAnsi" w:hAnsiTheme="minorHAnsi" w:cstheme="minorHAnsi"/>
                      </w:rPr>
                      <w:t>Foie</w:t>
                    </w:r>
                  </w:ins>
                </w:p>
              </w:tc>
              <w:tc>
                <w:tcPr>
                  <w:tcW w:w="2576" w:type="dxa"/>
                  <w:vAlign w:val="center"/>
                  <w:tcPrChange w:id="414" w:author="sam cornet" w:date="2025-03-18T21:04:00Z" w16du:dateUtc="2025-03-18T20:04:00Z">
                    <w:tcPr>
                      <w:tcW w:w="2576" w:type="dxa"/>
                      <w:vAlign w:val="center"/>
                    </w:tcPr>
                  </w:tcPrChange>
                </w:tcPr>
                <w:p w14:paraId="2A2886C0" w14:textId="6DF89B31" w:rsidR="00700211" w:rsidRPr="00700211" w:rsidRDefault="00700211" w:rsidP="00700211">
                  <w:pPr>
                    <w:pStyle w:val="Corps"/>
                    <w:spacing w:line="276" w:lineRule="auto"/>
                    <w:jc w:val="center"/>
                    <w:rPr>
                      <w:ins w:id="415" w:author="Momo" w:date="2025-03-18T10:02:00Z" w16du:dateUtc="2025-03-18T08:02:00Z"/>
                      <w:rFonts w:asciiTheme="minorHAnsi" w:hAnsiTheme="minorHAnsi" w:cstheme="minorHAnsi"/>
                    </w:rPr>
                  </w:pPr>
                  <w:ins w:id="416" w:author="Momo" w:date="2025-03-18T10:03:00Z" w16du:dateUtc="2025-03-18T08:03:00Z">
                    <w:r w:rsidRPr="00AC0E9E">
                      <w:rPr>
                        <w:rFonts w:asciiTheme="minorHAnsi" w:hAnsiTheme="minorHAnsi" w:cstheme="minorHAnsi"/>
                      </w:rPr>
                      <w:t>Stimule la production d’IGF</w:t>
                    </w:r>
                    <w:del w:id="417" w:author="sam cornet" w:date="2025-03-18T21:04:00Z" w16du:dateUtc="2025-03-18T20:04:00Z">
                      <w:r w:rsidRPr="00AC0E9E" w:rsidDel="006F1C5C">
                        <w:rPr>
                          <w:rFonts w:asciiTheme="minorHAnsi" w:hAnsiTheme="minorHAnsi" w:cstheme="minorHAnsi"/>
                        </w:rPr>
                        <w:delText>.</w:delText>
                      </w:r>
                    </w:del>
                  </w:ins>
                </w:p>
              </w:tc>
            </w:tr>
            <w:tr w:rsidR="00700211" w:rsidRPr="00700211" w14:paraId="40095E06" w14:textId="77777777" w:rsidTr="002845C5">
              <w:trPr>
                <w:trHeight w:val="1274"/>
                <w:ins w:id="418" w:author="Momo" w:date="2025-03-18T10:02:00Z"/>
              </w:trPr>
              <w:tc>
                <w:tcPr>
                  <w:tcW w:w="2575" w:type="dxa"/>
                  <w:vAlign w:val="center"/>
                </w:tcPr>
                <w:p w14:paraId="7C5AFC29" w14:textId="77777777" w:rsidR="00700211" w:rsidRPr="00700211" w:rsidRDefault="00700211" w:rsidP="00700211">
                  <w:pPr>
                    <w:pStyle w:val="Corps"/>
                    <w:spacing w:line="276" w:lineRule="auto"/>
                    <w:jc w:val="center"/>
                    <w:rPr>
                      <w:ins w:id="419" w:author="Momo" w:date="2025-03-18T10:02:00Z" w16du:dateUtc="2025-03-18T08:02:00Z"/>
                      <w:rFonts w:asciiTheme="minorHAnsi" w:hAnsiTheme="minorHAnsi" w:cstheme="minorHAnsi"/>
                      <w:b/>
                      <w:bCs/>
                      <w:rPrChange w:id="420" w:author="Momo" w:date="2025-03-18T10:04:00Z" w16du:dateUtc="2025-03-18T08:04:00Z">
                        <w:rPr>
                          <w:ins w:id="421" w:author="Momo" w:date="2025-03-18T10:02:00Z" w16du:dateUtc="2025-03-18T08:02:00Z"/>
                          <w:rFonts w:asciiTheme="minorHAnsi" w:hAnsiTheme="minorHAnsi" w:cstheme="minorHAnsi"/>
                        </w:rPr>
                      </w:rPrChange>
                    </w:rPr>
                  </w:pPr>
                  <w:ins w:id="422" w:author="Momo" w:date="2025-03-18T10:02:00Z" w16du:dateUtc="2025-03-18T08:02:00Z">
                    <w:r w:rsidRPr="00700211">
                      <w:rPr>
                        <w:rFonts w:asciiTheme="minorHAnsi" w:hAnsiTheme="minorHAnsi" w:cstheme="minorHAnsi"/>
                        <w:b/>
                        <w:bCs/>
                        <w:rPrChange w:id="423" w:author="Momo" w:date="2025-03-18T10:04:00Z" w16du:dateUtc="2025-03-18T08:04:00Z">
                          <w:rPr/>
                        </w:rPrChange>
                      </w:rPr>
                      <w:t>Gonadotrophines :</w:t>
                    </w:r>
                  </w:ins>
                </w:p>
                <w:p w14:paraId="4988B119" w14:textId="77777777" w:rsidR="00700211" w:rsidRPr="00700211" w:rsidRDefault="00700211" w:rsidP="00700211">
                  <w:pPr>
                    <w:pStyle w:val="Corps"/>
                    <w:spacing w:line="276" w:lineRule="auto"/>
                    <w:jc w:val="center"/>
                    <w:rPr>
                      <w:ins w:id="424" w:author="Momo" w:date="2025-03-18T10:02:00Z" w16du:dateUtc="2025-03-18T08:02:00Z"/>
                      <w:rFonts w:asciiTheme="minorHAnsi" w:hAnsiTheme="minorHAnsi" w:cstheme="minorHAnsi"/>
                      <w:b/>
                      <w:bCs/>
                      <w:rPrChange w:id="425" w:author="Momo" w:date="2025-03-18T10:04:00Z" w16du:dateUtc="2025-03-18T08:04:00Z">
                        <w:rPr>
                          <w:ins w:id="426" w:author="Momo" w:date="2025-03-18T10:02:00Z" w16du:dateUtc="2025-03-18T08:02:00Z"/>
                          <w:rFonts w:asciiTheme="minorHAnsi" w:hAnsiTheme="minorHAnsi" w:cstheme="minorHAnsi"/>
                        </w:rPr>
                      </w:rPrChange>
                    </w:rPr>
                  </w:pPr>
                  <w:ins w:id="427" w:author="Momo" w:date="2025-03-18T10:02:00Z" w16du:dateUtc="2025-03-18T08:02:00Z">
                    <w:r w:rsidRPr="00700211">
                      <w:rPr>
                        <w:rFonts w:asciiTheme="minorHAnsi" w:hAnsiTheme="minorHAnsi" w:cstheme="minorHAnsi"/>
                        <w:b/>
                        <w:bCs/>
                        <w:rPrChange w:id="428" w:author="Momo" w:date="2025-03-18T10:04:00Z" w16du:dateUtc="2025-03-18T08:04:00Z">
                          <w:rPr/>
                        </w:rPrChange>
                      </w:rPr>
                      <w:t xml:space="preserve">- Hormone </w:t>
                    </w:r>
                    <w:proofErr w:type="spellStart"/>
                    <w:r w:rsidRPr="00700211">
                      <w:rPr>
                        <w:rFonts w:asciiTheme="minorHAnsi" w:hAnsiTheme="minorHAnsi" w:cstheme="minorHAnsi"/>
                        <w:b/>
                        <w:bCs/>
                        <w:rPrChange w:id="429" w:author="Momo" w:date="2025-03-18T10:04:00Z" w16du:dateUtc="2025-03-18T08:04:00Z">
                          <w:rPr/>
                        </w:rPrChange>
                      </w:rPr>
                      <w:t>folliculo</w:t>
                    </w:r>
                    <w:proofErr w:type="spellEnd"/>
                    <w:r w:rsidRPr="00700211">
                      <w:rPr>
                        <w:rFonts w:asciiTheme="minorHAnsi" w:hAnsiTheme="minorHAnsi" w:cstheme="minorHAnsi"/>
                        <w:b/>
                        <w:bCs/>
                        <w:rPrChange w:id="430" w:author="Momo" w:date="2025-03-18T10:04:00Z" w16du:dateUtc="2025-03-18T08:04:00Z">
                          <w:rPr/>
                        </w:rPrChange>
                      </w:rPr>
                      <w:t xml:space="preserve"> stimulante (FSH)</w:t>
                    </w:r>
                  </w:ins>
                </w:p>
                <w:p w14:paraId="205FE7CC" w14:textId="1BFEDDD5" w:rsidR="00700211" w:rsidRPr="00700211" w:rsidRDefault="00700211" w:rsidP="00700211">
                  <w:pPr>
                    <w:pStyle w:val="Corps"/>
                    <w:spacing w:line="276" w:lineRule="auto"/>
                    <w:jc w:val="center"/>
                    <w:rPr>
                      <w:ins w:id="431" w:author="Momo" w:date="2025-03-18T10:02:00Z" w16du:dateUtc="2025-03-18T08:02:00Z"/>
                      <w:rFonts w:asciiTheme="minorHAnsi" w:hAnsiTheme="minorHAnsi" w:cstheme="minorHAnsi"/>
                      <w:b/>
                      <w:bCs/>
                      <w:rPrChange w:id="432" w:author="Momo" w:date="2025-03-18T10:04:00Z" w16du:dateUtc="2025-03-18T08:04:00Z">
                        <w:rPr>
                          <w:ins w:id="433" w:author="Momo" w:date="2025-03-18T10:02:00Z" w16du:dateUtc="2025-03-18T08:02:00Z"/>
                          <w:rFonts w:asciiTheme="minorHAnsi" w:hAnsiTheme="minorHAnsi" w:cstheme="minorHAnsi"/>
                        </w:rPr>
                      </w:rPrChange>
                    </w:rPr>
                  </w:pPr>
                  <w:ins w:id="434" w:author="Momo" w:date="2025-03-18T10:02:00Z" w16du:dateUtc="2025-03-18T08:02:00Z">
                    <w:r w:rsidRPr="00700211">
                      <w:rPr>
                        <w:rFonts w:asciiTheme="minorHAnsi" w:hAnsiTheme="minorHAnsi" w:cstheme="minorHAnsi"/>
                        <w:b/>
                        <w:bCs/>
                        <w:rPrChange w:id="435" w:author="Momo" w:date="2025-03-18T10:04:00Z" w16du:dateUtc="2025-03-18T08:04:00Z">
                          <w:rPr/>
                        </w:rPrChange>
                      </w:rPr>
                      <w:t>- Hormone lutéinisante (LH)</w:t>
                    </w:r>
                  </w:ins>
                </w:p>
              </w:tc>
              <w:tc>
                <w:tcPr>
                  <w:tcW w:w="2576" w:type="dxa"/>
                  <w:vAlign w:val="center"/>
                </w:tcPr>
                <w:p w14:paraId="1A4C3263" w14:textId="3C0E334E" w:rsidR="00700211" w:rsidRPr="00700211" w:rsidRDefault="00700211" w:rsidP="00700211">
                  <w:pPr>
                    <w:pStyle w:val="Corps"/>
                    <w:spacing w:line="276" w:lineRule="auto"/>
                    <w:jc w:val="center"/>
                    <w:rPr>
                      <w:ins w:id="436" w:author="Momo" w:date="2025-03-18T10:02:00Z" w16du:dateUtc="2025-03-18T08:02:00Z"/>
                      <w:rFonts w:asciiTheme="minorHAnsi" w:hAnsiTheme="minorHAnsi" w:cstheme="minorHAnsi"/>
                    </w:rPr>
                  </w:pPr>
                  <w:ins w:id="437" w:author="Momo" w:date="2025-03-18T10:02:00Z" w16du:dateUtc="2025-03-18T08:02:00Z">
                    <w:r w:rsidRPr="00700211">
                      <w:rPr>
                        <w:rFonts w:asciiTheme="minorHAnsi" w:hAnsiTheme="minorHAnsi" w:cstheme="minorHAnsi"/>
                        <w:rPrChange w:id="438" w:author="Momo" w:date="2025-03-18T10:02:00Z" w16du:dateUtc="2025-03-18T08:02:00Z">
                          <w:rPr/>
                        </w:rPrChange>
                      </w:rPr>
                      <w:t>Ovaires chez la femme et testicules chez l’homme</w:t>
                    </w:r>
                  </w:ins>
                </w:p>
              </w:tc>
              <w:tc>
                <w:tcPr>
                  <w:tcW w:w="2576" w:type="dxa"/>
                  <w:vAlign w:val="center"/>
                </w:tcPr>
                <w:p w14:paraId="7835B90F" w14:textId="3B41CFA9" w:rsidR="00700211" w:rsidRPr="00700211" w:rsidRDefault="00700211" w:rsidP="00700211">
                  <w:pPr>
                    <w:pStyle w:val="Corps"/>
                    <w:spacing w:line="276" w:lineRule="auto"/>
                    <w:jc w:val="center"/>
                    <w:rPr>
                      <w:ins w:id="439" w:author="Momo" w:date="2025-03-18T10:02:00Z" w16du:dateUtc="2025-03-18T08:02:00Z"/>
                      <w:rFonts w:asciiTheme="minorHAnsi" w:hAnsiTheme="minorHAnsi" w:cstheme="minorHAnsi"/>
                    </w:rPr>
                  </w:pPr>
                  <w:ins w:id="440" w:author="Momo" w:date="2025-03-18T10:02:00Z" w16du:dateUtc="2025-03-18T08:02:00Z">
                    <w:r w:rsidRPr="00700211">
                      <w:rPr>
                        <w:rFonts w:asciiTheme="minorHAnsi" w:hAnsiTheme="minorHAnsi" w:cstheme="minorHAnsi"/>
                        <w:rPrChange w:id="441" w:author="Momo" w:date="2025-03-18T10:02:00Z" w16du:dateUtc="2025-03-18T08:02:00Z">
                          <w:rPr/>
                        </w:rPrChange>
                      </w:rPr>
                      <w:t>Stimule la gamétogenèse (</w:t>
                    </w:r>
                  </w:ins>
                  <w:ins w:id="442" w:author="sam cornet" w:date="2025-03-18T21:03:00Z" w16du:dateUtc="2025-03-18T20:03:00Z">
                    <w:r w:rsidR="006F1C5C">
                      <w:rPr>
                        <w:rFonts w:asciiTheme="minorHAnsi" w:hAnsiTheme="minorHAnsi" w:cstheme="minorHAnsi"/>
                      </w:rPr>
                      <w:t>O</w:t>
                    </w:r>
                  </w:ins>
                  <w:ins w:id="443" w:author="Momo" w:date="2025-03-18T10:02:00Z" w16du:dateUtc="2025-03-18T08:02:00Z">
                    <w:del w:id="444" w:author="sam cornet" w:date="2025-03-18T21:03:00Z" w16du:dateUtc="2025-03-18T20:03:00Z">
                      <w:r w:rsidRPr="00700211" w:rsidDel="006F1C5C">
                        <w:rPr>
                          <w:rFonts w:asciiTheme="minorHAnsi" w:hAnsiTheme="minorHAnsi" w:cstheme="minorHAnsi"/>
                          <w:rPrChange w:id="445" w:author="Momo" w:date="2025-03-18T10:02:00Z" w16du:dateUtc="2025-03-18T08:02:00Z">
                            <w:rPr/>
                          </w:rPrChange>
                        </w:rPr>
                        <w:delText>o</w:delText>
                      </w:r>
                    </w:del>
                    <w:r w:rsidRPr="00700211">
                      <w:rPr>
                        <w:rFonts w:asciiTheme="minorHAnsi" w:hAnsiTheme="minorHAnsi" w:cstheme="minorHAnsi"/>
                        <w:rPrChange w:id="446" w:author="Momo" w:date="2025-03-18T10:02:00Z" w16du:dateUtc="2025-03-18T08:02:00Z">
                          <w:rPr/>
                        </w:rPrChange>
                      </w:rPr>
                      <w:t>vules et spermatozoïdes) et la sécrétion des hormones sexuelles</w:t>
                    </w:r>
                    <w:del w:id="447" w:author="sam cornet" w:date="2025-03-18T21:03:00Z" w16du:dateUtc="2025-03-18T20:03:00Z">
                      <w:r w:rsidRPr="00700211" w:rsidDel="006F1C5C">
                        <w:rPr>
                          <w:rFonts w:asciiTheme="minorHAnsi" w:hAnsiTheme="minorHAnsi" w:cstheme="minorHAnsi"/>
                          <w:rPrChange w:id="448" w:author="Momo" w:date="2025-03-18T10:02:00Z" w16du:dateUtc="2025-03-18T08:02:00Z">
                            <w:rPr/>
                          </w:rPrChange>
                        </w:rPr>
                        <w:delText>.</w:delText>
                      </w:r>
                    </w:del>
                  </w:ins>
                </w:p>
              </w:tc>
            </w:tr>
            <w:tr w:rsidR="00700211" w:rsidRPr="00700211" w14:paraId="7308A6C0" w14:textId="77777777" w:rsidTr="00700211">
              <w:trPr>
                <w:ins w:id="449" w:author="Momo" w:date="2025-03-18T10:02:00Z"/>
              </w:trPr>
              <w:tc>
                <w:tcPr>
                  <w:tcW w:w="2575" w:type="dxa"/>
                  <w:vAlign w:val="center"/>
                  <w:tcPrChange w:id="450" w:author="Momo" w:date="2025-03-18T10:02:00Z" w16du:dateUtc="2025-03-18T08:02:00Z">
                    <w:tcPr>
                      <w:tcW w:w="2575" w:type="dxa"/>
                    </w:tcPr>
                  </w:tcPrChange>
                </w:tcPr>
                <w:p w14:paraId="2AAA08B2" w14:textId="0EE594B6" w:rsidR="00700211" w:rsidRPr="00700211" w:rsidRDefault="00700211" w:rsidP="00700211">
                  <w:pPr>
                    <w:pStyle w:val="Corps"/>
                    <w:spacing w:line="276" w:lineRule="auto"/>
                    <w:jc w:val="center"/>
                    <w:rPr>
                      <w:ins w:id="451" w:author="Momo" w:date="2025-03-18T10:02:00Z" w16du:dateUtc="2025-03-18T08:02:00Z"/>
                      <w:rFonts w:asciiTheme="minorHAnsi" w:hAnsiTheme="minorHAnsi" w:cstheme="minorHAnsi"/>
                      <w:b/>
                      <w:bCs/>
                      <w:rPrChange w:id="452" w:author="Momo" w:date="2025-03-18T10:04:00Z" w16du:dateUtc="2025-03-18T08:04:00Z">
                        <w:rPr>
                          <w:ins w:id="453" w:author="Momo" w:date="2025-03-18T10:02:00Z" w16du:dateUtc="2025-03-18T08:02:00Z"/>
                          <w:rFonts w:asciiTheme="minorHAnsi" w:hAnsiTheme="minorHAnsi" w:cstheme="minorHAnsi"/>
                        </w:rPr>
                      </w:rPrChange>
                    </w:rPr>
                  </w:pPr>
                  <w:ins w:id="454" w:author="Momo" w:date="2025-03-18T10:02:00Z" w16du:dateUtc="2025-03-18T08:02:00Z">
                    <w:r w:rsidRPr="00700211">
                      <w:rPr>
                        <w:rFonts w:asciiTheme="minorHAnsi" w:hAnsiTheme="minorHAnsi" w:cstheme="minorHAnsi"/>
                        <w:b/>
                        <w:bCs/>
                        <w:rPrChange w:id="455" w:author="Momo" w:date="2025-03-18T10:04:00Z" w16du:dateUtc="2025-03-18T08:04:00Z">
                          <w:rPr/>
                        </w:rPrChange>
                      </w:rPr>
                      <w:t>Hormone thyréotrope (TSH)</w:t>
                    </w:r>
                  </w:ins>
                </w:p>
              </w:tc>
              <w:tc>
                <w:tcPr>
                  <w:tcW w:w="2576" w:type="dxa"/>
                  <w:vAlign w:val="center"/>
                  <w:tcPrChange w:id="456" w:author="Momo" w:date="2025-03-18T10:02:00Z" w16du:dateUtc="2025-03-18T08:02:00Z">
                    <w:tcPr>
                      <w:tcW w:w="2576" w:type="dxa"/>
                    </w:tcPr>
                  </w:tcPrChange>
                </w:tcPr>
                <w:p w14:paraId="581C7026" w14:textId="1886D114" w:rsidR="00700211" w:rsidRPr="00700211" w:rsidRDefault="00700211" w:rsidP="00700211">
                  <w:pPr>
                    <w:pStyle w:val="Corps"/>
                    <w:spacing w:line="276" w:lineRule="auto"/>
                    <w:jc w:val="center"/>
                    <w:rPr>
                      <w:ins w:id="457" w:author="Momo" w:date="2025-03-18T10:02:00Z" w16du:dateUtc="2025-03-18T08:02:00Z"/>
                      <w:rFonts w:asciiTheme="minorHAnsi" w:hAnsiTheme="minorHAnsi" w:cstheme="minorHAnsi"/>
                    </w:rPr>
                  </w:pPr>
                  <w:ins w:id="458" w:author="Momo" w:date="2025-03-18T10:02:00Z" w16du:dateUtc="2025-03-18T08:02:00Z">
                    <w:r w:rsidRPr="00700211">
                      <w:rPr>
                        <w:rFonts w:asciiTheme="minorHAnsi" w:hAnsiTheme="minorHAnsi" w:cstheme="minorHAnsi"/>
                        <w:rPrChange w:id="459" w:author="Momo" w:date="2025-03-18T10:02:00Z" w16du:dateUtc="2025-03-18T08:02:00Z">
                          <w:rPr/>
                        </w:rPrChange>
                      </w:rPr>
                      <w:t>Cellules folliculaires de la thyroïde</w:t>
                    </w:r>
                  </w:ins>
                </w:p>
              </w:tc>
              <w:tc>
                <w:tcPr>
                  <w:tcW w:w="2576" w:type="dxa"/>
                  <w:vAlign w:val="center"/>
                  <w:tcPrChange w:id="460" w:author="Momo" w:date="2025-03-18T10:02:00Z" w16du:dateUtc="2025-03-18T08:02:00Z">
                    <w:tcPr>
                      <w:tcW w:w="2576" w:type="dxa"/>
                    </w:tcPr>
                  </w:tcPrChange>
                </w:tcPr>
                <w:p w14:paraId="560759B0" w14:textId="070FA045" w:rsidR="00700211" w:rsidRPr="00700211" w:rsidRDefault="00700211" w:rsidP="00700211">
                  <w:pPr>
                    <w:pStyle w:val="Corps"/>
                    <w:spacing w:line="276" w:lineRule="auto"/>
                    <w:jc w:val="center"/>
                    <w:rPr>
                      <w:ins w:id="461" w:author="Momo" w:date="2025-03-18T10:02:00Z" w16du:dateUtc="2025-03-18T08:02:00Z"/>
                      <w:rFonts w:asciiTheme="minorHAnsi" w:hAnsiTheme="minorHAnsi" w:cstheme="minorHAnsi"/>
                    </w:rPr>
                  </w:pPr>
                  <w:ins w:id="462" w:author="Momo" w:date="2025-03-18T10:02:00Z" w16du:dateUtc="2025-03-18T08:02:00Z">
                    <w:r w:rsidRPr="00700211">
                      <w:rPr>
                        <w:rFonts w:asciiTheme="minorHAnsi" w:hAnsiTheme="minorHAnsi" w:cstheme="minorHAnsi"/>
                        <w:rPrChange w:id="463" w:author="Momo" w:date="2025-03-18T10:02:00Z" w16du:dateUtc="2025-03-18T08:02:00Z">
                          <w:rPr/>
                        </w:rPrChange>
                      </w:rPr>
                      <w:t>Stimule la sécrétion de T</w:t>
                    </w:r>
                    <w:r w:rsidRPr="00700211">
                      <w:rPr>
                        <w:rFonts w:asciiTheme="minorHAnsi" w:hAnsiTheme="minorHAnsi" w:cstheme="minorHAnsi" w:hint="eastAsia"/>
                        <w:rPrChange w:id="464" w:author="Momo" w:date="2025-03-18T10:02:00Z" w16du:dateUtc="2025-03-18T08:02:00Z">
                          <w:rPr>
                            <w:rFonts w:ascii="Cambria Math" w:hAnsi="Cambria Math" w:cs="Cambria Math" w:hint="eastAsia"/>
                          </w:rPr>
                        </w:rPrChange>
                      </w:rPr>
                      <w:t>₃</w:t>
                    </w:r>
                    <w:r w:rsidRPr="00700211">
                      <w:rPr>
                        <w:rFonts w:asciiTheme="minorHAnsi" w:hAnsiTheme="minorHAnsi" w:cstheme="minorHAnsi"/>
                        <w:rPrChange w:id="465" w:author="Momo" w:date="2025-03-18T10:02:00Z" w16du:dateUtc="2025-03-18T08:02:00Z">
                          <w:rPr/>
                        </w:rPrChange>
                      </w:rPr>
                      <w:t xml:space="preserve"> et T</w:t>
                    </w:r>
                    <w:r w:rsidRPr="00700211">
                      <w:rPr>
                        <w:rFonts w:asciiTheme="minorHAnsi" w:hAnsiTheme="minorHAnsi" w:cstheme="minorHAnsi" w:hint="eastAsia"/>
                        <w:rPrChange w:id="466" w:author="Momo" w:date="2025-03-18T10:02:00Z" w16du:dateUtc="2025-03-18T08:02:00Z">
                          <w:rPr>
                            <w:rFonts w:ascii="Cambria Math" w:hAnsi="Cambria Math" w:cs="Cambria Math" w:hint="eastAsia"/>
                          </w:rPr>
                        </w:rPrChange>
                      </w:rPr>
                      <w:t>₄</w:t>
                    </w:r>
                    <w:del w:id="467" w:author="sam cornet" w:date="2025-03-18T21:04:00Z" w16du:dateUtc="2025-03-18T20:04:00Z">
                      <w:r w:rsidRPr="00700211" w:rsidDel="006F1C5C">
                        <w:rPr>
                          <w:rFonts w:asciiTheme="minorHAnsi" w:hAnsiTheme="minorHAnsi" w:cstheme="minorHAnsi"/>
                          <w:rPrChange w:id="468" w:author="Momo" w:date="2025-03-18T10:02:00Z" w16du:dateUtc="2025-03-18T08:02:00Z">
                            <w:rPr/>
                          </w:rPrChange>
                        </w:rPr>
                        <w:delText>.</w:delText>
                      </w:r>
                    </w:del>
                  </w:ins>
                </w:p>
              </w:tc>
            </w:tr>
            <w:tr w:rsidR="00700211" w:rsidRPr="00700211" w14:paraId="05BCFA07" w14:textId="77777777" w:rsidTr="00700211">
              <w:trPr>
                <w:ins w:id="469" w:author="Momo" w:date="2025-03-18T10:02:00Z"/>
              </w:trPr>
              <w:tc>
                <w:tcPr>
                  <w:tcW w:w="2575" w:type="dxa"/>
                  <w:vAlign w:val="center"/>
                  <w:tcPrChange w:id="470" w:author="Momo" w:date="2025-03-18T10:02:00Z" w16du:dateUtc="2025-03-18T08:02:00Z">
                    <w:tcPr>
                      <w:tcW w:w="2575" w:type="dxa"/>
                    </w:tcPr>
                  </w:tcPrChange>
                </w:tcPr>
                <w:p w14:paraId="2DF21095" w14:textId="7D842CC9" w:rsidR="00700211" w:rsidRPr="00700211" w:rsidRDefault="00700211" w:rsidP="00700211">
                  <w:pPr>
                    <w:pStyle w:val="Corps"/>
                    <w:spacing w:line="276" w:lineRule="auto"/>
                    <w:jc w:val="center"/>
                    <w:rPr>
                      <w:ins w:id="471" w:author="Momo" w:date="2025-03-18T10:02:00Z" w16du:dateUtc="2025-03-18T08:02:00Z"/>
                      <w:rFonts w:asciiTheme="minorHAnsi" w:hAnsiTheme="minorHAnsi" w:cstheme="minorHAnsi"/>
                      <w:b/>
                      <w:bCs/>
                      <w:rPrChange w:id="472" w:author="Momo" w:date="2025-03-18T10:04:00Z" w16du:dateUtc="2025-03-18T08:04:00Z">
                        <w:rPr>
                          <w:ins w:id="473" w:author="Momo" w:date="2025-03-18T10:02:00Z" w16du:dateUtc="2025-03-18T08:02:00Z"/>
                          <w:rFonts w:asciiTheme="minorHAnsi" w:hAnsiTheme="minorHAnsi" w:cstheme="minorHAnsi"/>
                        </w:rPr>
                      </w:rPrChange>
                    </w:rPr>
                  </w:pPr>
                  <w:ins w:id="474" w:author="Momo" w:date="2025-03-18T10:02:00Z" w16du:dateUtc="2025-03-18T08:02:00Z">
                    <w:r w:rsidRPr="00700211">
                      <w:rPr>
                        <w:rFonts w:asciiTheme="minorHAnsi" w:hAnsiTheme="minorHAnsi" w:cstheme="minorHAnsi"/>
                        <w:b/>
                        <w:bCs/>
                        <w:rPrChange w:id="475" w:author="Momo" w:date="2025-03-18T10:04:00Z" w16du:dateUtc="2025-03-18T08:04:00Z">
                          <w:rPr/>
                        </w:rPrChange>
                      </w:rPr>
                      <w:t>Hormone corticotrophine (ACTH)</w:t>
                    </w:r>
                  </w:ins>
                </w:p>
              </w:tc>
              <w:tc>
                <w:tcPr>
                  <w:tcW w:w="2576" w:type="dxa"/>
                  <w:vAlign w:val="center"/>
                  <w:tcPrChange w:id="476" w:author="Momo" w:date="2025-03-18T10:02:00Z" w16du:dateUtc="2025-03-18T08:02:00Z">
                    <w:tcPr>
                      <w:tcW w:w="2576" w:type="dxa"/>
                    </w:tcPr>
                  </w:tcPrChange>
                </w:tcPr>
                <w:p w14:paraId="3A72EF48" w14:textId="52B7244A" w:rsidR="00700211" w:rsidRPr="00700211" w:rsidRDefault="00700211" w:rsidP="00700211">
                  <w:pPr>
                    <w:pStyle w:val="Corps"/>
                    <w:spacing w:line="276" w:lineRule="auto"/>
                    <w:jc w:val="center"/>
                    <w:rPr>
                      <w:ins w:id="477" w:author="Momo" w:date="2025-03-18T10:02:00Z" w16du:dateUtc="2025-03-18T08:02:00Z"/>
                      <w:rFonts w:asciiTheme="minorHAnsi" w:hAnsiTheme="minorHAnsi" w:cstheme="minorHAnsi"/>
                    </w:rPr>
                  </w:pPr>
                  <w:ins w:id="478" w:author="Momo" w:date="2025-03-18T10:02:00Z" w16du:dateUtc="2025-03-18T08:02:00Z">
                    <w:r w:rsidRPr="00700211">
                      <w:rPr>
                        <w:rFonts w:asciiTheme="minorHAnsi" w:hAnsiTheme="minorHAnsi" w:cstheme="minorHAnsi"/>
                        <w:rPrChange w:id="479" w:author="Momo" w:date="2025-03-18T10:02:00Z" w16du:dateUtc="2025-03-18T08:02:00Z">
                          <w:rPr/>
                        </w:rPrChange>
                      </w:rPr>
                      <w:t>Corticosurrénales</w:t>
                    </w:r>
                  </w:ins>
                </w:p>
              </w:tc>
              <w:tc>
                <w:tcPr>
                  <w:tcW w:w="2576" w:type="dxa"/>
                  <w:vAlign w:val="center"/>
                  <w:tcPrChange w:id="480" w:author="Momo" w:date="2025-03-18T10:02:00Z" w16du:dateUtc="2025-03-18T08:02:00Z">
                    <w:tcPr>
                      <w:tcW w:w="2576" w:type="dxa"/>
                    </w:tcPr>
                  </w:tcPrChange>
                </w:tcPr>
                <w:p w14:paraId="66527E1D" w14:textId="56F7FBBB" w:rsidR="00700211" w:rsidRPr="00700211" w:rsidRDefault="00700211" w:rsidP="00700211">
                  <w:pPr>
                    <w:pStyle w:val="Corps"/>
                    <w:spacing w:line="276" w:lineRule="auto"/>
                    <w:jc w:val="center"/>
                    <w:rPr>
                      <w:ins w:id="481" w:author="Momo" w:date="2025-03-18T10:02:00Z" w16du:dateUtc="2025-03-18T08:02:00Z"/>
                      <w:rFonts w:asciiTheme="minorHAnsi" w:hAnsiTheme="minorHAnsi" w:cstheme="minorHAnsi"/>
                    </w:rPr>
                  </w:pPr>
                  <w:ins w:id="482" w:author="Momo" w:date="2025-03-18T10:02:00Z" w16du:dateUtc="2025-03-18T08:02:00Z">
                    <w:r w:rsidRPr="00700211">
                      <w:rPr>
                        <w:rFonts w:asciiTheme="minorHAnsi" w:hAnsiTheme="minorHAnsi" w:cstheme="minorHAnsi"/>
                        <w:rPrChange w:id="483" w:author="Momo" w:date="2025-03-18T10:02:00Z" w16du:dateUtc="2025-03-18T08:02:00Z">
                          <w:rPr/>
                        </w:rPrChange>
                      </w:rPr>
                      <w:t>Stimule la sécrétion du cortisol et de l’aldostérone</w:t>
                    </w:r>
                    <w:del w:id="484" w:author="sam cornet" w:date="2025-03-18T21:04:00Z" w16du:dateUtc="2025-03-18T20:04:00Z">
                      <w:r w:rsidRPr="00700211" w:rsidDel="006F1C5C">
                        <w:rPr>
                          <w:rFonts w:asciiTheme="minorHAnsi" w:hAnsiTheme="minorHAnsi" w:cstheme="minorHAnsi"/>
                          <w:rPrChange w:id="485" w:author="Momo" w:date="2025-03-18T10:02:00Z" w16du:dateUtc="2025-03-18T08:02:00Z">
                            <w:rPr/>
                          </w:rPrChange>
                        </w:rPr>
                        <w:delText>.</w:delText>
                      </w:r>
                    </w:del>
                  </w:ins>
                </w:p>
              </w:tc>
            </w:tr>
            <w:tr w:rsidR="00700211" w:rsidRPr="00700211" w14:paraId="255C3731" w14:textId="77777777" w:rsidTr="00700211">
              <w:trPr>
                <w:ins w:id="486" w:author="Momo" w:date="2025-03-18T10:02:00Z"/>
              </w:trPr>
              <w:tc>
                <w:tcPr>
                  <w:tcW w:w="2575" w:type="dxa"/>
                  <w:vAlign w:val="center"/>
                  <w:tcPrChange w:id="487" w:author="Momo" w:date="2025-03-18T10:02:00Z" w16du:dateUtc="2025-03-18T08:02:00Z">
                    <w:tcPr>
                      <w:tcW w:w="2575" w:type="dxa"/>
                    </w:tcPr>
                  </w:tcPrChange>
                </w:tcPr>
                <w:p w14:paraId="3DD089B4" w14:textId="02810E67" w:rsidR="00700211" w:rsidRPr="00700211" w:rsidRDefault="00700211" w:rsidP="00700211">
                  <w:pPr>
                    <w:pStyle w:val="Corps"/>
                    <w:spacing w:line="276" w:lineRule="auto"/>
                    <w:jc w:val="center"/>
                    <w:rPr>
                      <w:ins w:id="488" w:author="Momo" w:date="2025-03-18T10:02:00Z" w16du:dateUtc="2025-03-18T08:02:00Z"/>
                      <w:rFonts w:asciiTheme="minorHAnsi" w:hAnsiTheme="minorHAnsi" w:cstheme="minorHAnsi"/>
                      <w:b/>
                      <w:bCs/>
                      <w:rPrChange w:id="489" w:author="Momo" w:date="2025-03-18T10:04:00Z" w16du:dateUtc="2025-03-18T08:04:00Z">
                        <w:rPr>
                          <w:ins w:id="490" w:author="Momo" w:date="2025-03-18T10:02:00Z" w16du:dateUtc="2025-03-18T08:02:00Z"/>
                          <w:rFonts w:asciiTheme="minorHAnsi" w:hAnsiTheme="minorHAnsi" w:cstheme="minorHAnsi"/>
                        </w:rPr>
                      </w:rPrChange>
                    </w:rPr>
                  </w:pPr>
                  <w:ins w:id="491" w:author="Momo" w:date="2025-03-18T10:02:00Z" w16du:dateUtc="2025-03-18T08:02:00Z">
                    <w:r w:rsidRPr="00700211">
                      <w:rPr>
                        <w:rFonts w:asciiTheme="minorHAnsi" w:hAnsiTheme="minorHAnsi" w:cstheme="minorHAnsi"/>
                        <w:b/>
                        <w:bCs/>
                        <w:rPrChange w:id="492" w:author="Momo" w:date="2025-03-18T10:04:00Z" w16du:dateUtc="2025-03-18T08:04:00Z">
                          <w:rPr/>
                        </w:rPrChange>
                      </w:rPr>
                      <w:t>Prolactine (PRL)</w:t>
                    </w:r>
                  </w:ins>
                </w:p>
              </w:tc>
              <w:tc>
                <w:tcPr>
                  <w:tcW w:w="2576" w:type="dxa"/>
                  <w:vAlign w:val="center"/>
                  <w:tcPrChange w:id="493" w:author="Momo" w:date="2025-03-18T10:02:00Z" w16du:dateUtc="2025-03-18T08:02:00Z">
                    <w:tcPr>
                      <w:tcW w:w="2576" w:type="dxa"/>
                    </w:tcPr>
                  </w:tcPrChange>
                </w:tcPr>
                <w:p w14:paraId="043F89D9" w14:textId="2C123440" w:rsidR="00700211" w:rsidRPr="00700211" w:rsidRDefault="00700211" w:rsidP="00700211">
                  <w:pPr>
                    <w:pStyle w:val="Corps"/>
                    <w:spacing w:line="276" w:lineRule="auto"/>
                    <w:jc w:val="center"/>
                    <w:rPr>
                      <w:ins w:id="494" w:author="Momo" w:date="2025-03-18T10:02:00Z" w16du:dateUtc="2025-03-18T08:02:00Z"/>
                      <w:rFonts w:asciiTheme="minorHAnsi" w:hAnsiTheme="minorHAnsi" w:cstheme="minorHAnsi"/>
                    </w:rPr>
                  </w:pPr>
                  <w:ins w:id="495" w:author="Momo" w:date="2025-03-18T10:02:00Z" w16du:dateUtc="2025-03-18T08:02:00Z">
                    <w:r w:rsidRPr="00700211">
                      <w:rPr>
                        <w:rFonts w:asciiTheme="minorHAnsi" w:hAnsiTheme="minorHAnsi" w:cstheme="minorHAnsi"/>
                        <w:rPrChange w:id="496" w:author="Momo" w:date="2025-03-18T10:02:00Z" w16du:dateUtc="2025-03-18T08:02:00Z">
                          <w:rPr/>
                        </w:rPrChange>
                      </w:rPr>
                      <w:t>Glandes mammaires</w:t>
                    </w:r>
                  </w:ins>
                </w:p>
              </w:tc>
              <w:tc>
                <w:tcPr>
                  <w:tcW w:w="2576" w:type="dxa"/>
                  <w:vAlign w:val="center"/>
                  <w:tcPrChange w:id="497" w:author="Momo" w:date="2025-03-18T10:02:00Z" w16du:dateUtc="2025-03-18T08:02:00Z">
                    <w:tcPr>
                      <w:tcW w:w="2576" w:type="dxa"/>
                    </w:tcPr>
                  </w:tcPrChange>
                </w:tcPr>
                <w:p w14:paraId="1497F9F0" w14:textId="516B42E2" w:rsidR="00700211" w:rsidRPr="00700211" w:rsidRDefault="00700211" w:rsidP="00700211">
                  <w:pPr>
                    <w:pStyle w:val="Corps"/>
                    <w:spacing w:line="276" w:lineRule="auto"/>
                    <w:jc w:val="center"/>
                    <w:rPr>
                      <w:ins w:id="498" w:author="Momo" w:date="2025-03-18T10:02:00Z" w16du:dateUtc="2025-03-18T08:02:00Z"/>
                      <w:rFonts w:asciiTheme="minorHAnsi" w:hAnsiTheme="minorHAnsi" w:cstheme="minorHAnsi"/>
                    </w:rPr>
                  </w:pPr>
                  <w:ins w:id="499" w:author="Momo" w:date="2025-03-18T10:02:00Z" w16du:dateUtc="2025-03-18T08:02:00Z">
                    <w:r w:rsidRPr="00700211">
                      <w:rPr>
                        <w:rFonts w:asciiTheme="minorHAnsi" w:hAnsiTheme="minorHAnsi" w:cstheme="minorHAnsi"/>
                        <w:rPrChange w:id="500" w:author="Momo" w:date="2025-03-18T10:02:00Z" w16du:dateUtc="2025-03-18T08:02:00Z">
                          <w:rPr/>
                        </w:rPrChange>
                      </w:rPr>
                      <w:t>Stimule la sécrétion du lait</w:t>
                    </w:r>
                    <w:del w:id="501" w:author="sam cornet" w:date="2025-03-18T21:04:00Z" w16du:dateUtc="2025-03-18T20:04:00Z">
                      <w:r w:rsidRPr="00700211" w:rsidDel="006F1C5C">
                        <w:rPr>
                          <w:rFonts w:asciiTheme="minorHAnsi" w:hAnsiTheme="minorHAnsi" w:cstheme="minorHAnsi"/>
                          <w:rPrChange w:id="502" w:author="Momo" w:date="2025-03-18T10:02:00Z" w16du:dateUtc="2025-03-18T08:02:00Z">
                            <w:rPr/>
                          </w:rPrChange>
                        </w:rPr>
                        <w:delText>.</w:delText>
                      </w:r>
                    </w:del>
                  </w:ins>
                </w:p>
              </w:tc>
            </w:tr>
          </w:tbl>
          <w:p w14:paraId="3278E25D" w14:textId="00D60376" w:rsidR="00CB5DD5" w:rsidRPr="002C1C62" w:rsidRDefault="00CB5DD5">
            <w:pPr>
              <w:pStyle w:val="Corps"/>
              <w:spacing w:line="276" w:lineRule="auto"/>
              <w:jc w:val="center"/>
              <w:rPr>
                <w:rFonts w:asciiTheme="minorHAnsi" w:hAnsiTheme="minorHAnsi" w:cstheme="minorHAnsi"/>
              </w:rPr>
              <w:pPrChange w:id="503" w:author="sam cornet" w:date="2025-03-18T07:12:00Z" w16du:dateUtc="2025-03-18T06:12:00Z">
                <w:pPr>
                  <w:pStyle w:val="Corps"/>
                  <w:jc w:val="center"/>
                </w:pPr>
              </w:pPrChange>
            </w:pPr>
          </w:p>
        </w:tc>
      </w:tr>
      <w:tr w:rsidR="006954A2" w:rsidRPr="002C1C62" w14:paraId="63E73A7C" w14:textId="77777777" w:rsidTr="007E5CD2">
        <w:tblPrEx>
          <w:tblW w:w="9654" w:type="dxa"/>
          <w:tblInd w:w="-5" w:type="dxa"/>
          <w:tblPrExChange w:id="504" w:author="sam cornet" w:date="2025-03-17T22:32:00Z" w16du:dateUtc="2025-03-17T21:32:00Z">
            <w:tblPrEx>
              <w:tblW w:w="9654" w:type="dxa"/>
              <w:tblInd w:w="-5" w:type="dxa"/>
            </w:tblPrEx>
          </w:tblPrExChange>
        </w:tblPrEx>
        <w:trPr>
          <w:trHeight w:val="2676"/>
          <w:tblHeader/>
          <w:trPrChange w:id="505" w:author="sam cornet" w:date="2025-03-17T22:32:00Z" w16du:dateUtc="2025-03-17T21:32:00Z">
            <w:trPr>
              <w:gridAfter w:val="0"/>
              <w:trHeight w:val="956"/>
              <w:tblHeader/>
            </w:trPr>
          </w:trPrChange>
        </w:trPr>
        <w:tc>
          <w:tcPr>
            <w:tcW w:w="170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  <w:tcPrChange w:id="506" w:author="sam cornet" w:date="2025-03-17T22:32:00Z" w16du:dateUtc="2025-03-17T21:32:00Z">
              <w:tcPr>
                <w:tcW w:w="1701" w:type="dxa"/>
                <w:gridSpan w:val="2"/>
                <w:tcBorders>
                  <w:top w:val="single" w:sz="4" w:space="0" w:color="auto"/>
                  <w:left w:val="single" w:sz="4" w:space="0" w:color="000000"/>
                  <w:bottom w:val="single" w:sz="4" w:space="0" w:color="auto"/>
                  <w:right w:val="single" w:sz="4" w:space="0" w:color="auto"/>
                </w:tcBorders>
                <w:shd w:val="clear" w:color="auto" w:fill="A6A6A6"/>
                <w:vAlign w:val="center"/>
              </w:tcPr>
            </w:tcPrChange>
          </w:tcPr>
          <w:p w14:paraId="5B8B8061" w14:textId="09DC3A0E" w:rsidR="006954A2" w:rsidRDefault="006954A2" w:rsidP="00CB5DD5">
            <w:pPr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Neurohypophyse</w:t>
            </w:r>
          </w:p>
        </w:tc>
        <w:tc>
          <w:tcPr>
            <w:tcW w:w="7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  <w:tcPrChange w:id="507" w:author="sam cornet" w:date="2025-03-17T22:32:00Z" w16du:dateUtc="2025-03-17T21:32:00Z">
              <w:tcPr>
                <w:tcW w:w="7953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000000"/>
                </w:tcBorders>
                <w:vAlign w:val="center"/>
              </w:tcPr>
            </w:tcPrChange>
          </w:tcPr>
          <w:p w14:paraId="4691A6B6" w14:textId="4F724647" w:rsidR="006954A2" w:rsidRDefault="006954A2">
            <w:pPr>
              <w:pStyle w:val="Corps"/>
              <w:numPr>
                <w:ilvl w:val="0"/>
                <w:numId w:val="27"/>
              </w:numPr>
              <w:spacing w:line="276" w:lineRule="auto"/>
              <w:rPr>
                <w:rFonts w:asciiTheme="minorHAnsi" w:hAnsiTheme="minorHAnsi" w:cstheme="minorHAnsi"/>
              </w:rPr>
              <w:pPrChange w:id="508" w:author="sam cornet" w:date="2025-03-18T07:13:00Z" w16du:dateUtc="2025-03-18T06:13:00Z">
                <w:pPr>
                  <w:pStyle w:val="Corps"/>
                  <w:numPr>
                    <w:numId w:val="27"/>
                  </w:numPr>
                  <w:ind w:left="360" w:hanging="360"/>
                </w:pPr>
              </w:pPrChange>
            </w:pPr>
            <w:r>
              <w:rPr>
                <w:rFonts w:asciiTheme="minorHAnsi" w:hAnsiTheme="minorHAnsi" w:cstheme="minorHAnsi"/>
              </w:rPr>
              <w:t xml:space="preserve">Composée </w:t>
            </w:r>
            <w:r w:rsidRPr="00CE3FA2">
              <w:rPr>
                <w:rFonts w:asciiTheme="minorHAnsi" w:hAnsiTheme="minorHAnsi" w:cstheme="minorHAnsi"/>
                <w:b/>
                <w:bCs/>
                <w:rPrChange w:id="509" w:author="Lea MINAKIAN" w:date="2025-03-03T18:34:00Z" w16du:dateUtc="2025-03-03T17:34:00Z">
                  <w:rPr>
                    <w:rFonts w:asciiTheme="minorHAnsi" w:hAnsiTheme="minorHAnsi" w:cstheme="minorHAnsi"/>
                  </w:rPr>
                </w:rPrChange>
              </w:rPr>
              <w:t>d’axones</w:t>
            </w:r>
            <w:r>
              <w:rPr>
                <w:rFonts w:asciiTheme="minorHAnsi" w:hAnsiTheme="minorHAnsi" w:cstheme="minorHAnsi"/>
              </w:rPr>
              <w:t xml:space="preserve"> et de </w:t>
            </w:r>
            <w:r w:rsidRPr="00CE3FA2">
              <w:rPr>
                <w:rFonts w:asciiTheme="minorHAnsi" w:hAnsiTheme="minorHAnsi" w:cstheme="minorHAnsi"/>
                <w:b/>
                <w:bCs/>
                <w:rPrChange w:id="510" w:author="Lea MINAKIAN" w:date="2025-03-03T18:34:00Z" w16du:dateUtc="2025-03-03T17:34:00Z">
                  <w:rPr>
                    <w:rFonts w:asciiTheme="minorHAnsi" w:hAnsiTheme="minorHAnsi" w:cstheme="minorHAnsi"/>
                  </w:rPr>
                </w:rPrChange>
              </w:rPr>
              <w:t>terminaisons nerveuses</w:t>
            </w:r>
            <w:r>
              <w:rPr>
                <w:rFonts w:asciiTheme="minorHAnsi" w:hAnsiTheme="minorHAnsi" w:cstheme="minorHAnsi"/>
              </w:rPr>
              <w:t xml:space="preserve"> </w:t>
            </w:r>
          </w:p>
          <w:p w14:paraId="4F8712DB" w14:textId="77777777" w:rsidR="007E5CD2" w:rsidRDefault="006954A2">
            <w:pPr>
              <w:pStyle w:val="Corps"/>
              <w:numPr>
                <w:ilvl w:val="0"/>
                <w:numId w:val="34"/>
              </w:numPr>
              <w:spacing w:line="276" w:lineRule="auto"/>
              <w:rPr>
                <w:ins w:id="511" w:author="sam cornet" w:date="2025-03-17T22:31:00Z" w16du:dateUtc="2025-03-17T21:31:00Z"/>
                <w:rFonts w:asciiTheme="minorHAnsi" w:hAnsiTheme="minorHAnsi" w:cstheme="minorHAnsi"/>
              </w:rPr>
              <w:pPrChange w:id="512" w:author="sam cornet" w:date="2025-03-18T07:13:00Z" w16du:dateUtc="2025-03-18T06:13:00Z">
                <w:pPr>
                  <w:pStyle w:val="Corps"/>
                  <w:numPr>
                    <w:numId w:val="34"/>
                  </w:numPr>
                  <w:ind w:left="644" w:hanging="360"/>
                </w:pPr>
              </w:pPrChange>
            </w:pPr>
            <w:r>
              <w:rPr>
                <w:rFonts w:asciiTheme="minorHAnsi" w:hAnsiTheme="minorHAnsi" w:cstheme="minorHAnsi"/>
              </w:rPr>
              <w:t>Terminaisons axonales emmag</w:t>
            </w:r>
            <w:r w:rsidR="00B4197A">
              <w:rPr>
                <w:rFonts w:asciiTheme="minorHAnsi" w:hAnsiTheme="minorHAnsi" w:cstheme="minorHAnsi"/>
              </w:rPr>
              <w:t xml:space="preserve">asinent l’ocytocine et l’hormone antidiurétique </w:t>
            </w:r>
          </w:p>
          <w:p w14:paraId="6AA4D4DD" w14:textId="52E64651" w:rsidR="006954A2" w:rsidDel="006F1C5C" w:rsidRDefault="007E5CD2">
            <w:pPr>
              <w:pStyle w:val="Corps"/>
              <w:numPr>
                <w:ilvl w:val="0"/>
                <w:numId w:val="86"/>
              </w:numPr>
              <w:spacing w:line="276" w:lineRule="auto"/>
              <w:rPr>
                <w:del w:id="513" w:author="sam cornet" w:date="2025-03-18T21:05:00Z" w16du:dateUtc="2025-03-18T20:05:00Z"/>
                <w:rFonts w:asciiTheme="minorHAnsi" w:hAnsiTheme="minorHAnsi" w:cstheme="minorHAnsi"/>
              </w:rPr>
              <w:pPrChange w:id="514" w:author="sam cornet" w:date="2025-03-18T07:13:00Z" w16du:dateUtc="2025-03-18T06:13:00Z">
                <w:pPr>
                  <w:pStyle w:val="Corps"/>
                  <w:numPr>
                    <w:numId w:val="34"/>
                  </w:numPr>
                  <w:ind w:left="644" w:hanging="360"/>
                </w:pPr>
              </w:pPrChange>
            </w:pPr>
            <w:ins w:id="515" w:author="sam cornet" w:date="2025-03-17T22:32:00Z" w16du:dateUtc="2025-03-17T21:32:00Z">
              <w:r>
                <w:rPr>
                  <w:rFonts w:asciiTheme="minorHAnsi" w:hAnsiTheme="minorHAnsi" w:cstheme="minorHAnsi"/>
                </w:rPr>
                <w:t>Q</w:t>
              </w:r>
            </w:ins>
            <w:del w:id="516" w:author="sam cornet" w:date="2025-03-17T22:31:00Z" w16du:dateUtc="2025-03-17T21:31:00Z">
              <w:r w:rsidR="00B4197A" w:rsidDel="007E5CD2">
                <w:rPr>
                  <w:rFonts w:asciiTheme="minorHAnsi" w:hAnsiTheme="minorHAnsi" w:cstheme="minorHAnsi"/>
                </w:rPr>
                <w:delText>q</w:delText>
              </w:r>
            </w:del>
            <w:r w:rsidR="00B4197A">
              <w:rPr>
                <w:rFonts w:asciiTheme="minorHAnsi" w:hAnsiTheme="minorHAnsi" w:cstheme="minorHAnsi"/>
              </w:rPr>
              <w:t xml:space="preserve">ui sont synthétisées et libérées par l’hypothalamus </w:t>
            </w:r>
          </w:p>
          <w:p w14:paraId="42542AAA" w14:textId="77777777" w:rsidR="00700211" w:rsidRPr="006F1C5C" w:rsidRDefault="006954A2">
            <w:pPr>
              <w:pStyle w:val="Corps"/>
              <w:numPr>
                <w:ilvl w:val="0"/>
                <w:numId w:val="86"/>
              </w:numPr>
              <w:spacing w:line="276" w:lineRule="auto"/>
              <w:rPr>
                <w:ins w:id="517" w:author="Momo" w:date="2025-03-18T10:05:00Z" w16du:dateUtc="2025-03-18T08:05:00Z"/>
                <w:rFonts w:asciiTheme="minorHAnsi" w:hAnsiTheme="minorHAnsi" w:cstheme="minorHAnsi"/>
              </w:rPr>
              <w:pPrChange w:id="518" w:author="sam cornet" w:date="2025-03-18T21:05:00Z" w16du:dateUtc="2025-03-18T20:05:00Z">
                <w:pPr>
                  <w:pStyle w:val="Corps"/>
                  <w:jc w:val="center"/>
                </w:pPr>
              </w:pPrChange>
            </w:pPr>
            <w:del w:id="519" w:author="Momo" w:date="2025-03-18T10:04:00Z" w16du:dateUtc="2025-03-18T08:04:00Z">
              <w:r w:rsidDel="00700211">
                <w:rPr>
                  <w:rFonts w:asciiTheme="minorHAnsi" w:hAnsiTheme="minorHAnsi" w:cstheme="minorHAnsi"/>
                  <w:noProof/>
                </w:rPr>
                <w:drawing>
                  <wp:inline distT="0" distB="0" distL="0" distR="0" wp14:anchorId="69E7007A" wp14:editId="1F037267">
                    <wp:extent cx="4242049" cy="1079863"/>
                    <wp:effectExtent l="0" t="0" r="0" b="0"/>
                    <wp:docPr id="123535576" name="Image 16" descr="Une image contenant texte, Police, capture d’écran, reçu&#10;&#10;Le contenu généré par l’IA peut être incorrect.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123535576" name="Image 16" descr="Une image contenant texte, Police, capture d’écran, reçu&#10;&#10;Le contenu généré par l’IA peut être incorrect."/>
                            <pic:cNvPicPr/>
                          </pic:nvPicPr>
                          <pic:blipFill>
                            <a:blip r:embed="rId19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4400979" cy="1120321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w:r>
            </w:del>
          </w:p>
          <w:tbl>
            <w:tblPr>
              <w:tblStyle w:val="Grilledutableau"/>
              <w:tblW w:w="0" w:type="auto"/>
              <w:tblLook w:val="04A0" w:firstRow="1" w:lastRow="0" w:firstColumn="1" w:lastColumn="0" w:noHBand="0" w:noVBand="1"/>
              <w:tblPrChange w:id="520" w:author="sam cornet" w:date="2025-03-18T21:05:00Z" w16du:dateUtc="2025-03-18T20:05:00Z">
                <w:tblPr>
                  <w:tblStyle w:val="Grilledutableau"/>
                  <w:tblW w:w="0" w:type="auto"/>
                  <w:tblLook w:val="04A0" w:firstRow="1" w:lastRow="0" w:firstColumn="1" w:lastColumn="0" w:noHBand="0" w:noVBand="1"/>
                </w:tblPr>
              </w:tblPrChange>
            </w:tblPr>
            <w:tblGrid>
              <w:gridCol w:w="2601"/>
              <w:gridCol w:w="2601"/>
              <w:gridCol w:w="2602"/>
              <w:tblGridChange w:id="521">
                <w:tblGrid>
                  <w:gridCol w:w="2601"/>
                  <w:gridCol w:w="2601"/>
                  <w:gridCol w:w="2602"/>
                </w:tblGrid>
              </w:tblGridChange>
            </w:tblGrid>
            <w:tr w:rsidR="00700211" w14:paraId="0A6811D9" w14:textId="77777777" w:rsidTr="006F1C5C">
              <w:trPr>
                <w:ins w:id="522" w:author="Momo" w:date="2025-03-18T10:05:00Z"/>
              </w:trPr>
              <w:tc>
                <w:tcPr>
                  <w:tcW w:w="2601" w:type="dxa"/>
                  <w:shd w:val="clear" w:color="auto" w:fill="E7E6E6" w:themeFill="background2"/>
                  <w:vAlign w:val="center"/>
                  <w:tcPrChange w:id="523" w:author="sam cornet" w:date="2025-03-18T21:05:00Z" w16du:dateUtc="2025-03-18T20:05:00Z">
                    <w:tcPr>
                      <w:tcW w:w="2601" w:type="dxa"/>
                    </w:tcPr>
                  </w:tcPrChange>
                </w:tcPr>
                <w:p w14:paraId="1F2FD686" w14:textId="30C8E667" w:rsidR="00700211" w:rsidRPr="00700211" w:rsidRDefault="00700211" w:rsidP="00700211">
                  <w:pPr>
                    <w:pStyle w:val="Corps"/>
                    <w:jc w:val="center"/>
                    <w:rPr>
                      <w:ins w:id="524" w:author="Momo" w:date="2025-03-18T10:05:00Z" w16du:dateUtc="2025-03-18T08:05:00Z"/>
                      <w:rFonts w:asciiTheme="minorHAnsi" w:hAnsiTheme="minorHAnsi" w:cstheme="minorHAnsi"/>
                      <w:b/>
                      <w:bCs/>
                      <w:rPrChange w:id="525" w:author="Momo" w:date="2025-03-18T10:07:00Z" w16du:dateUtc="2025-03-18T08:07:00Z">
                        <w:rPr>
                          <w:ins w:id="526" w:author="Momo" w:date="2025-03-18T10:05:00Z" w16du:dateUtc="2025-03-18T08:05:00Z"/>
                          <w:rFonts w:asciiTheme="minorHAnsi" w:hAnsiTheme="minorHAnsi" w:cstheme="minorHAnsi"/>
                        </w:rPr>
                      </w:rPrChange>
                    </w:rPr>
                  </w:pPr>
                  <w:ins w:id="527" w:author="Momo" w:date="2025-03-18T10:05:00Z" w16du:dateUtc="2025-03-18T08:05:00Z">
                    <w:r w:rsidRPr="00700211">
                      <w:rPr>
                        <w:rFonts w:asciiTheme="minorHAnsi" w:hAnsiTheme="minorHAnsi" w:cstheme="minorHAnsi"/>
                        <w:b/>
                        <w:bCs/>
                        <w:rPrChange w:id="528" w:author="Momo" w:date="2025-03-18T10:07:00Z" w16du:dateUtc="2025-03-18T08:07:00Z">
                          <w:rPr/>
                        </w:rPrChange>
                      </w:rPr>
                      <w:t>Hormones</w:t>
                    </w:r>
                  </w:ins>
                </w:p>
              </w:tc>
              <w:tc>
                <w:tcPr>
                  <w:tcW w:w="2601" w:type="dxa"/>
                  <w:shd w:val="clear" w:color="auto" w:fill="E7E6E6" w:themeFill="background2"/>
                  <w:vAlign w:val="center"/>
                  <w:tcPrChange w:id="529" w:author="sam cornet" w:date="2025-03-18T21:05:00Z" w16du:dateUtc="2025-03-18T20:05:00Z">
                    <w:tcPr>
                      <w:tcW w:w="2601" w:type="dxa"/>
                    </w:tcPr>
                  </w:tcPrChange>
                </w:tcPr>
                <w:p w14:paraId="09458675" w14:textId="263BB8D7" w:rsidR="00700211" w:rsidRPr="00700211" w:rsidRDefault="00700211" w:rsidP="00700211">
                  <w:pPr>
                    <w:pStyle w:val="Corps"/>
                    <w:jc w:val="center"/>
                    <w:rPr>
                      <w:ins w:id="530" w:author="Momo" w:date="2025-03-18T10:05:00Z" w16du:dateUtc="2025-03-18T08:05:00Z"/>
                      <w:rFonts w:asciiTheme="minorHAnsi" w:hAnsiTheme="minorHAnsi" w:cstheme="minorHAnsi"/>
                      <w:b/>
                      <w:bCs/>
                      <w:rPrChange w:id="531" w:author="Momo" w:date="2025-03-18T10:07:00Z" w16du:dateUtc="2025-03-18T08:07:00Z">
                        <w:rPr>
                          <w:ins w:id="532" w:author="Momo" w:date="2025-03-18T10:05:00Z" w16du:dateUtc="2025-03-18T08:05:00Z"/>
                          <w:rFonts w:asciiTheme="minorHAnsi" w:hAnsiTheme="minorHAnsi" w:cstheme="minorHAnsi"/>
                        </w:rPr>
                      </w:rPrChange>
                    </w:rPr>
                  </w:pPr>
                  <w:ins w:id="533" w:author="Momo" w:date="2025-03-18T10:05:00Z" w16du:dateUtc="2025-03-18T08:05:00Z">
                    <w:r w:rsidRPr="00700211">
                      <w:rPr>
                        <w:rFonts w:asciiTheme="minorHAnsi" w:hAnsiTheme="minorHAnsi" w:cstheme="minorHAnsi"/>
                        <w:b/>
                        <w:bCs/>
                        <w:rPrChange w:id="534" w:author="Momo" w:date="2025-03-18T10:07:00Z" w16du:dateUtc="2025-03-18T08:07:00Z">
                          <w:rPr/>
                        </w:rPrChange>
                      </w:rPr>
                      <w:t>Cellule cible</w:t>
                    </w:r>
                  </w:ins>
                </w:p>
              </w:tc>
              <w:tc>
                <w:tcPr>
                  <w:tcW w:w="2602" w:type="dxa"/>
                  <w:shd w:val="clear" w:color="auto" w:fill="E7E6E6" w:themeFill="background2"/>
                  <w:vAlign w:val="center"/>
                  <w:tcPrChange w:id="535" w:author="sam cornet" w:date="2025-03-18T21:05:00Z" w16du:dateUtc="2025-03-18T20:05:00Z">
                    <w:tcPr>
                      <w:tcW w:w="2602" w:type="dxa"/>
                    </w:tcPr>
                  </w:tcPrChange>
                </w:tcPr>
                <w:p w14:paraId="4B43FDAF" w14:textId="5C2EC527" w:rsidR="00700211" w:rsidRPr="00700211" w:rsidRDefault="00700211" w:rsidP="00700211">
                  <w:pPr>
                    <w:pStyle w:val="Corps"/>
                    <w:jc w:val="center"/>
                    <w:rPr>
                      <w:ins w:id="536" w:author="Momo" w:date="2025-03-18T10:05:00Z" w16du:dateUtc="2025-03-18T08:05:00Z"/>
                      <w:rFonts w:asciiTheme="minorHAnsi" w:hAnsiTheme="minorHAnsi" w:cstheme="minorHAnsi"/>
                      <w:b/>
                      <w:bCs/>
                      <w:rPrChange w:id="537" w:author="Momo" w:date="2025-03-18T10:07:00Z" w16du:dateUtc="2025-03-18T08:07:00Z">
                        <w:rPr>
                          <w:ins w:id="538" w:author="Momo" w:date="2025-03-18T10:05:00Z" w16du:dateUtc="2025-03-18T08:05:00Z"/>
                          <w:rFonts w:asciiTheme="minorHAnsi" w:hAnsiTheme="minorHAnsi" w:cstheme="minorHAnsi"/>
                        </w:rPr>
                      </w:rPrChange>
                    </w:rPr>
                  </w:pPr>
                  <w:ins w:id="539" w:author="Momo" w:date="2025-03-18T10:05:00Z" w16du:dateUtc="2025-03-18T08:05:00Z">
                    <w:r w:rsidRPr="00700211">
                      <w:rPr>
                        <w:rFonts w:asciiTheme="minorHAnsi" w:hAnsiTheme="minorHAnsi" w:cstheme="minorHAnsi"/>
                        <w:b/>
                        <w:bCs/>
                        <w:rPrChange w:id="540" w:author="Momo" w:date="2025-03-18T10:07:00Z" w16du:dateUtc="2025-03-18T08:07:00Z">
                          <w:rPr/>
                        </w:rPrChange>
                      </w:rPr>
                      <w:t>Principales actions</w:t>
                    </w:r>
                  </w:ins>
                </w:p>
              </w:tc>
            </w:tr>
            <w:tr w:rsidR="00700211" w14:paraId="0FB8A2C6" w14:textId="77777777" w:rsidTr="006F1C5C">
              <w:trPr>
                <w:trHeight w:val="617"/>
                <w:ins w:id="541" w:author="Momo" w:date="2025-03-18T10:05:00Z"/>
              </w:trPr>
              <w:tc>
                <w:tcPr>
                  <w:tcW w:w="2601" w:type="dxa"/>
                  <w:vAlign w:val="center"/>
                  <w:tcPrChange w:id="542" w:author="sam cornet" w:date="2025-03-18T21:05:00Z" w16du:dateUtc="2025-03-18T20:05:00Z">
                    <w:tcPr>
                      <w:tcW w:w="2601" w:type="dxa"/>
                    </w:tcPr>
                  </w:tcPrChange>
                </w:tcPr>
                <w:p w14:paraId="55815B31" w14:textId="094E5A17" w:rsidR="00700211" w:rsidRPr="00700211" w:rsidRDefault="00700211" w:rsidP="00700211">
                  <w:pPr>
                    <w:pStyle w:val="Corps"/>
                    <w:jc w:val="center"/>
                    <w:rPr>
                      <w:ins w:id="543" w:author="Momo" w:date="2025-03-18T10:05:00Z" w16du:dateUtc="2025-03-18T08:05:00Z"/>
                      <w:rFonts w:asciiTheme="minorHAnsi" w:hAnsiTheme="minorHAnsi" w:cstheme="minorHAnsi"/>
                      <w:b/>
                      <w:bCs/>
                      <w:rPrChange w:id="544" w:author="Momo" w:date="2025-03-18T10:07:00Z" w16du:dateUtc="2025-03-18T08:07:00Z">
                        <w:rPr>
                          <w:ins w:id="545" w:author="Momo" w:date="2025-03-18T10:05:00Z" w16du:dateUtc="2025-03-18T08:05:00Z"/>
                          <w:rFonts w:asciiTheme="minorHAnsi" w:hAnsiTheme="minorHAnsi" w:cstheme="minorHAnsi"/>
                        </w:rPr>
                      </w:rPrChange>
                    </w:rPr>
                  </w:pPr>
                  <w:ins w:id="546" w:author="Momo" w:date="2025-03-18T10:05:00Z" w16du:dateUtc="2025-03-18T08:05:00Z">
                    <w:r w:rsidRPr="00700211">
                      <w:rPr>
                        <w:rFonts w:asciiTheme="minorHAnsi" w:hAnsiTheme="minorHAnsi" w:cstheme="minorHAnsi"/>
                        <w:b/>
                        <w:bCs/>
                        <w:rPrChange w:id="547" w:author="Momo" w:date="2025-03-18T10:07:00Z" w16du:dateUtc="2025-03-18T08:07:00Z">
                          <w:rPr/>
                        </w:rPrChange>
                      </w:rPr>
                      <w:t>Hormone antidiurétique ou vasopressine (ADH)</w:t>
                    </w:r>
                  </w:ins>
                </w:p>
              </w:tc>
              <w:tc>
                <w:tcPr>
                  <w:tcW w:w="2601" w:type="dxa"/>
                  <w:vAlign w:val="center"/>
                  <w:tcPrChange w:id="548" w:author="sam cornet" w:date="2025-03-18T21:05:00Z" w16du:dateUtc="2025-03-18T20:05:00Z">
                    <w:tcPr>
                      <w:tcW w:w="2601" w:type="dxa"/>
                    </w:tcPr>
                  </w:tcPrChange>
                </w:tcPr>
                <w:p w14:paraId="2946BB5F" w14:textId="77777777" w:rsidR="00700211" w:rsidRDefault="00700211" w:rsidP="00700211">
                  <w:pPr>
                    <w:pStyle w:val="Corps"/>
                    <w:jc w:val="center"/>
                    <w:rPr>
                      <w:ins w:id="549" w:author="Momo" w:date="2025-03-18T10:06:00Z" w16du:dateUtc="2025-03-18T08:06:00Z"/>
                      <w:rFonts w:asciiTheme="minorHAnsi" w:hAnsiTheme="minorHAnsi" w:cstheme="minorHAnsi"/>
                    </w:rPr>
                  </w:pPr>
                  <w:ins w:id="550" w:author="Momo" w:date="2025-03-18T10:05:00Z" w16du:dateUtc="2025-03-18T08:05:00Z">
                    <w:r w:rsidRPr="00700211">
                      <w:rPr>
                        <w:rFonts w:asciiTheme="minorHAnsi" w:hAnsiTheme="minorHAnsi" w:cstheme="minorHAnsi"/>
                        <w:rPrChange w:id="551" w:author="Momo" w:date="2025-03-18T10:05:00Z" w16du:dateUtc="2025-03-18T08:05:00Z">
                          <w:rPr/>
                        </w:rPrChange>
                      </w:rPr>
                      <w:t>Tubule rénal</w:t>
                    </w:r>
                  </w:ins>
                </w:p>
                <w:p w14:paraId="5E944AD4" w14:textId="07B3D612" w:rsidR="00700211" w:rsidRPr="00700211" w:rsidRDefault="00700211" w:rsidP="00700211">
                  <w:pPr>
                    <w:pStyle w:val="Corps"/>
                    <w:jc w:val="center"/>
                    <w:rPr>
                      <w:ins w:id="552" w:author="Momo" w:date="2025-03-18T10:05:00Z" w16du:dateUtc="2025-03-18T08:05:00Z"/>
                      <w:rFonts w:asciiTheme="minorHAnsi" w:hAnsiTheme="minorHAnsi" w:cstheme="minorHAnsi"/>
                    </w:rPr>
                  </w:pPr>
                  <w:ins w:id="553" w:author="Momo" w:date="2025-03-18T10:06:00Z" w16du:dateUtc="2025-03-18T08:06:00Z">
                    <w:r w:rsidRPr="00AC0E9E">
                      <w:rPr>
                        <w:rFonts w:asciiTheme="minorHAnsi" w:hAnsiTheme="minorHAnsi" w:cstheme="minorHAnsi"/>
                      </w:rPr>
                      <w:t>Artérioles</w:t>
                    </w:r>
                  </w:ins>
                </w:p>
              </w:tc>
              <w:tc>
                <w:tcPr>
                  <w:tcW w:w="2602" w:type="dxa"/>
                  <w:vAlign w:val="center"/>
                  <w:tcPrChange w:id="554" w:author="sam cornet" w:date="2025-03-18T21:05:00Z" w16du:dateUtc="2025-03-18T20:05:00Z">
                    <w:tcPr>
                      <w:tcW w:w="2602" w:type="dxa"/>
                    </w:tcPr>
                  </w:tcPrChange>
                </w:tcPr>
                <w:p w14:paraId="7873C576" w14:textId="77777777" w:rsidR="00700211" w:rsidRDefault="00700211" w:rsidP="00700211">
                  <w:pPr>
                    <w:pStyle w:val="Corps"/>
                    <w:jc w:val="center"/>
                    <w:rPr>
                      <w:ins w:id="555" w:author="Momo" w:date="2025-03-18T10:06:00Z" w16du:dateUtc="2025-03-18T08:06:00Z"/>
                      <w:rFonts w:asciiTheme="minorHAnsi" w:hAnsiTheme="minorHAnsi" w:cstheme="minorHAnsi"/>
                    </w:rPr>
                  </w:pPr>
                  <w:ins w:id="556" w:author="Momo" w:date="2025-03-18T10:05:00Z" w16du:dateUtc="2025-03-18T08:05:00Z">
                    <w:r w:rsidRPr="00700211">
                      <w:rPr>
                        <w:rFonts w:asciiTheme="minorHAnsi" w:hAnsiTheme="minorHAnsi" w:cstheme="minorHAnsi"/>
                        <w:rPrChange w:id="557" w:author="Momo" w:date="2025-03-18T10:05:00Z" w16du:dateUtc="2025-03-18T08:05:00Z">
                          <w:rPr/>
                        </w:rPrChange>
                      </w:rPr>
                      <w:t>Stimule la réabsorption de l’eau.</w:t>
                    </w:r>
                  </w:ins>
                </w:p>
                <w:p w14:paraId="7A0793A9" w14:textId="2C969189" w:rsidR="00700211" w:rsidRPr="00700211" w:rsidRDefault="00700211" w:rsidP="00700211">
                  <w:pPr>
                    <w:pStyle w:val="Corps"/>
                    <w:jc w:val="center"/>
                    <w:rPr>
                      <w:ins w:id="558" w:author="Momo" w:date="2025-03-18T10:05:00Z" w16du:dateUtc="2025-03-18T08:05:00Z"/>
                      <w:rFonts w:asciiTheme="minorHAnsi" w:hAnsiTheme="minorHAnsi" w:cstheme="minorHAnsi"/>
                    </w:rPr>
                  </w:pPr>
                  <w:ins w:id="559" w:author="Momo" w:date="2025-03-18T10:06:00Z" w16du:dateUtc="2025-03-18T08:06:00Z">
                    <w:r w:rsidRPr="00AC0E9E">
                      <w:rPr>
                        <w:rFonts w:asciiTheme="minorHAnsi" w:hAnsiTheme="minorHAnsi" w:cstheme="minorHAnsi"/>
                      </w:rPr>
                      <w:t>Vasoconstriction</w:t>
                    </w:r>
                    <w:del w:id="560" w:author="sam cornet" w:date="2025-03-18T21:04:00Z" w16du:dateUtc="2025-03-18T20:04:00Z">
                      <w:r w:rsidRPr="00AC0E9E" w:rsidDel="006F1C5C">
                        <w:rPr>
                          <w:rFonts w:asciiTheme="minorHAnsi" w:hAnsiTheme="minorHAnsi" w:cstheme="minorHAnsi"/>
                        </w:rPr>
                        <w:delText>.</w:delText>
                      </w:r>
                    </w:del>
                  </w:ins>
                </w:p>
              </w:tc>
            </w:tr>
            <w:tr w:rsidR="00700211" w14:paraId="1C846FDD" w14:textId="77777777" w:rsidTr="006F1C5C">
              <w:trPr>
                <w:trHeight w:val="609"/>
                <w:ins w:id="561" w:author="Momo" w:date="2025-03-18T10:05:00Z"/>
              </w:trPr>
              <w:tc>
                <w:tcPr>
                  <w:tcW w:w="2601" w:type="dxa"/>
                  <w:vAlign w:val="center"/>
                  <w:tcPrChange w:id="562" w:author="sam cornet" w:date="2025-03-18T21:05:00Z" w16du:dateUtc="2025-03-18T20:05:00Z">
                    <w:tcPr>
                      <w:tcW w:w="2601" w:type="dxa"/>
                    </w:tcPr>
                  </w:tcPrChange>
                </w:tcPr>
                <w:p w14:paraId="5900CBC5" w14:textId="1C69F51E" w:rsidR="00700211" w:rsidRPr="00700211" w:rsidRDefault="00700211" w:rsidP="00700211">
                  <w:pPr>
                    <w:pStyle w:val="Corps"/>
                    <w:jc w:val="center"/>
                    <w:rPr>
                      <w:ins w:id="563" w:author="Momo" w:date="2025-03-18T10:05:00Z" w16du:dateUtc="2025-03-18T08:05:00Z"/>
                      <w:rFonts w:asciiTheme="minorHAnsi" w:hAnsiTheme="minorHAnsi" w:cstheme="minorHAnsi"/>
                      <w:b/>
                      <w:bCs/>
                      <w:rPrChange w:id="564" w:author="Momo" w:date="2025-03-18T10:07:00Z" w16du:dateUtc="2025-03-18T08:07:00Z">
                        <w:rPr>
                          <w:ins w:id="565" w:author="Momo" w:date="2025-03-18T10:05:00Z" w16du:dateUtc="2025-03-18T08:05:00Z"/>
                          <w:rFonts w:asciiTheme="minorHAnsi" w:hAnsiTheme="minorHAnsi" w:cstheme="minorHAnsi"/>
                        </w:rPr>
                      </w:rPrChange>
                    </w:rPr>
                  </w:pPr>
                  <w:ins w:id="566" w:author="Momo" w:date="2025-03-18T10:05:00Z" w16du:dateUtc="2025-03-18T08:05:00Z">
                    <w:r w:rsidRPr="00700211">
                      <w:rPr>
                        <w:rFonts w:asciiTheme="minorHAnsi" w:hAnsiTheme="minorHAnsi" w:cstheme="minorHAnsi"/>
                        <w:b/>
                        <w:bCs/>
                        <w:rPrChange w:id="567" w:author="Momo" w:date="2025-03-18T10:07:00Z" w16du:dateUtc="2025-03-18T08:07:00Z">
                          <w:rPr/>
                        </w:rPrChange>
                      </w:rPr>
                      <w:t>Ocytocine</w:t>
                    </w:r>
                  </w:ins>
                </w:p>
              </w:tc>
              <w:tc>
                <w:tcPr>
                  <w:tcW w:w="2601" w:type="dxa"/>
                  <w:vAlign w:val="center"/>
                  <w:tcPrChange w:id="568" w:author="sam cornet" w:date="2025-03-18T21:05:00Z" w16du:dateUtc="2025-03-18T20:05:00Z">
                    <w:tcPr>
                      <w:tcW w:w="2601" w:type="dxa"/>
                    </w:tcPr>
                  </w:tcPrChange>
                </w:tcPr>
                <w:p w14:paraId="1841FAD9" w14:textId="6133AD95" w:rsidR="00700211" w:rsidRDefault="00700211" w:rsidP="00700211">
                  <w:pPr>
                    <w:pStyle w:val="Corps"/>
                    <w:jc w:val="center"/>
                    <w:rPr>
                      <w:ins w:id="569" w:author="Momo" w:date="2025-03-18T10:06:00Z" w16du:dateUtc="2025-03-18T08:06:00Z"/>
                      <w:rFonts w:asciiTheme="minorHAnsi" w:hAnsiTheme="minorHAnsi" w:cstheme="minorHAnsi"/>
                    </w:rPr>
                  </w:pPr>
                  <w:ins w:id="570" w:author="Momo" w:date="2025-03-18T10:06:00Z" w16du:dateUtc="2025-03-18T08:06:00Z">
                    <w:del w:id="571" w:author="sam cornet" w:date="2025-03-18T21:05:00Z" w16du:dateUtc="2025-03-18T20:05:00Z">
                      <w:r w:rsidDel="006F1C5C">
                        <w:rPr>
                          <w:rFonts w:asciiTheme="minorHAnsi" w:hAnsiTheme="minorHAnsi" w:cstheme="minorHAnsi"/>
                        </w:rPr>
                        <w:delText>-</w:delText>
                      </w:r>
                    </w:del>
                  </w:ins>
                  <w:ins w:id="572" w:author="Momo" w:date="2025-03-18T10:05:00Z" w16du:dateUtc="2025-03-18T08:05:00Z">
                    <w:r w:rsidRPr="00700211">
                      <w:rPr>
                        <w:rFonts w:asciiTheme="minorHAnsi" w:hAnsiTheme="minorHAnsi" w:cstheme="minorHAnsi"/>
                        <w:rPrChange w:id="573" w:author="Momo" w:date="2025-03-18T10:05:00Z" w16du:dateUtc="2025-03-18T08:05:00Z">
                          <w:rPr/>
                        </w:rPrChange>
                      </w:rPr>
                      <w:t>Utérus</w:t>
                    </w:r>
                  </w:ins>
                </w:p>
                <w:p w14:paraId="0E9622FB" w14:textId="48C8F983" w:rsidR="00700211" w:rsidRPr="00700211" w:rsidRDefault="00700211" w:rsidP="00700211">
                  <w:pPr>
                    <w:pStyle w:val="Corps"/>
                    <w:jc w:val="center"/>
                    <w:rPr>
                      <w:ins w:id="574" w:author="Momo" w:date="2025-03-18T10:05:00Z" w16du:dateUtc="2025-03-18T08:05:00Z"/>
                      <w:rFonts w:asciiTheme="minorHAnsi" w:hAnsiTheme="minorHAnsi" w:cstheme="minorHAnsi"/>
                    </w:rPr>
                  </w:pPr>
                  <w:ins w:id="575" w:author="Momo" w:date="2025-03-18T10:06:00Z" w16du:dateUtc="2025-03-18T08:06:00Z">
                    <w:del w:id="576" w:author="sam cornet" w:date="2025-03-18T21:05:00Z" w16du:dateUtc="2025-03-18T20:05:00Z">
                      <w:r w:rsidDel="006F1C5C">
                        <w:rPr>
                          <w:rFonts w:asciiTheme="minorHAnsi" w:hAnsiTheme="minorHAnsi" w:cstheme="minorHAnsi"/>
                        </w:rPr>
                        <w:delText>-</w:delText>
                      </w:r>
                    </w:del>
                    <w:r>
                      <w:rPr>
                        <w:rFonts w:asciiTheme="minorHAnsi" w:hAnsiTheme="minorHAnsi" w:cstheme="minorHAnsi"/>
                      </w:rPr>
                      <w:t>Glandes mammaires</w:t>
                    </w:r>
                  </w:ins>
                </w:p>
              </w:tc>
              <w:tc>
                <w:tcPr>
                  <w:tcW w:w="2602" w:type="dxa"/>
                  <w:vAlign w:val="center"/>
                  <w:tcPrChange w:id="577" w:author="sam cornet" w:date="2025-03-18T21:05:00Z" w16du:dateUtc="2025-03-18T20:05:00Z">
                    <w:tcPr>
                      <w:tcW w:w="2602" w:type="dxa"/>
                    </w:tcPr>
                  </w:tcPrChange>
                </w:tcPr>
                <w:p w14:paraId="557538AF" w14:textId="77777777" w:rsidR="00700211" w:rsidDel="006F1C5C" w:rsidRDefault="00700211" w:rsidP="006F1C5C">
                  <w:pPr>
                    <w:pStyle w:val="Corps"/>
                    <w:jc w:val="center"/>
                    <w:rPr>
                      <w:del w:id="578" w:author="sam cornet" w:date="2025-03-18T21:04:00Z" w16du:dateUtc="2025-03-18T20:04:00Z"/>
                      <w:rFonts w:asciiTheme="minorHAnsi" w:hAnsiTheme="minorHAnsi" w:cstheme="minorHAnsi"/>
                    </w:rPr>
                  </w:pPr>
                  <w:ins w:id="579" w:author="Momo" w:date="2025-03-18T10:06:00Z" w16du:dateUtc="2025-03-18T08:06:00Z">
                    <w:del w:id="580" w:author="sam cornet" w:date="2025-03-18T21:04:00Z" w16du:dateUtc="2025-03-18T20:04:00Z">
                      <w:r w:rsidDel="006F1C5C">
                        <w:rPr>
                          <w:rFonts w:asciiTheme="minorHAnsi" w:hAnsiTheme="minorHAnsi" w:cstheme="minorHAnsi"/>
                        </w:rPr>
                        <w:delText>-</w:delText>
                      </w:r>
                    </w:del>
                  </w:ins>
                  <w:ins w:id="581" w:author="Momo" w:date="2025-03-18T10:05:00Z" w16du:dateUtc="2025-03-18T08:05:00Z">
                    <w:r w:rsidRPr="00700211">
                      <w:rPr>
                        <w:rFonts w:asciiTheme="minorHAnsi" w:hAnsiTheme="minorHAnsi" w:cstheme="minorHAnsi"/>
                        <w:rPrChange w:id="582" w:author="Momo" w:date="2025-03-18T10:05:00Z" w16du:dateUtc="2025-03-18T08:05:00Z">
                          <w:rPr/>
                        </w:rPrChange>
                      </w:rPr>
                      <w:t>Augmentation de la contractilité</w:t>
                    </w:r>
                    <w:del w:id="583" w:author="sam cornet" w:date="2025-03-18T21:04:00Z" w16du:dateUtc="2025-03-18T20:04:00Z">
                      <w:r w:rsidRPr="00700211" w:rsidDel="006F1C5C">
                        <w:rPr>
                          <w:rFonts w:asciiTheme="minorHAnsi" w:hAnsiTheme="minorHAnsi" w:cstheme="minorHAnsi"/>
                          <w:rPrChange w:id="584" w:author="Momo" w:date="2025-03-18T10:05:00Z" w16du:dateUtc="2025-03-18T08:05:00Z">
                            <w:rPr/>
                          </w:rPrChange>
                        </w:rPr>
                        <w:delText>.</w:delText>
                      </w:r>
                    </w:del>
                  </w:ins>
                </w:p>
                <w:p w14:paraId="67A73091" w14:textId="77777777" w:rsidR="006F1C5C" w:rsidRDefault="006F1C5C" w:rsidP="00700211">
                  <w:pPr>
                    <w:pStyle w:val="Corps"/>
                    <w:jc w:val="center"/>
                    <w:rPr>
                      <w:ins w:id="585" w:author="sam cornet" w:date="2025-03-18T21:05:00Z" w16du:dateUtc="2025-03-18T20:05:00Z"/>
                      <w:rFonts w:asciiTheme="minorHAnsi" w:hAnsiTheme="minorHAnsi" w:cstheme="minorHAnsi"/>
                    </w:rPr>
                  </w:pPr>
                </w:p>
                <w:p w14:paraId="30C8A591" w14:textId="1AEAD216" w:rsidR="00700211" w:rsidRPr="00700211" w:rsidRDefault="00700211" w:rsidP="006F1C5C">
                  <w:pPr>
                    <w:pStyle w:val="Corps"/>
                    <w:jc w:val="center"/>
                    <w:rPr>
                      <w:ins w:id="586" w:author="Momo" w:date="2025-03-18T10:05:00Z" w16du:dateUtc="2025-03-18T08:05:00Z"/>
                      <w:rFonts w:asciiTheme="minorHAnsi" w:hAnsiTheme="minorHAnsi" w:cstheme="minorHAnsi"/>
                    </w:rPr>
                  </w:pPr>
                  <w:ins w:id="587" w:author="Momo" w:date="2025-03-18T10:07:00Z" w16du:dateUtc="2025-03-18T08:07:00Z">
                    <w:del w:id="588" w:author="sam cornet" w:date="2025-03-18T21:04:00Z" w16du:dateUtc="2025-03-18T20:04:00Z">
                      <w:r w:rsidDel="006F1C5C">
                        <w:rPr>
                          <w:rFonts w:asciiTheme="minorHAnsi" w:hAnsiTheme="minorHAnsi" w:cstheme="minorHAnsi"/>
                        </w:rPr>
                        <w:delText>-Ejection</w:delText>
                      </w:r>
                    </w:del>
                  </w:ins>
                  <w:ins w:id="589" w:author="sam cornet" w:date="2025-03-18T21:04:00Z" w16du:dateUtc="2025-03-18T20:04:00Z">
                    <w:r w:rsidR="006F1C5C">
                      <w:rPr>
                        <w:rFonts w:asciiTheme="minorHAnsi" w:hAnsiTheme="minorHAnsi" w:cstheme="minorHAnsi"/>
                      </w:rPr>
                      <w:t>Éjection</w:t>
                    </w:r>
                  </w:ins>
                  <w:ins w:id="590" w:author="Momo" w:date="2025-03-18T10:07:00Z" w16du:dateUtc="2025-03-18T08:07:00Z">
                    <w:r>
                      <w:rPr>
                        <w:rFonts w:asciiTheme="minorHAnsi" w:hAnsiTheme="minorHAnsi" w:cstheme="minorHAnsi"/>
                      </w:rPr>
                      <w:t xml:space="preserve"> du lait</w:t>
                    </w:r>
                    <w:del w:id="591" w:author="sam cornet" w:date="2025-03-18T21:04:00Z" w16du:dateUtc="2025-03-18T20:04:00Z">
                      <w:r w:rsidDel="006F1C5C">
                        <w:rPr>
                          <w:rFonts w:asciiTheme="minorHAnsi" w:hAnsiTheme="minorHAnsi" w:cstheme="minorHAnsi"/>
                        </w:rPr>
                        <w:delText>.</w:delText>
                      </w:r>
                    </w:del>
                  </w:ins>
                </w:p>
              </w:tc>
            </w:tr>
          </w:tbl>
          <w:p w14:paraId="11C8EADF" w14:textId="72C9C9EB" w:rsidR="006954A2" w:rsidRPr="002C1C62" w:rsidRDefault="006954A2" w:rsidP="00B4197A">
            <w:pPr>
              <w:pStyle w:val="Corps"/>
              <w:jc w:val="center"/>
              <w:rPr>
                <w:rFonts w:asciiTheme="minorHAnsi" w:hAnsiTheme="minorHAnsi" w:cstheme="minorHAnsi"/>
              </w:rPr>
            </w:pPr>
          </w:p>
        </w:tc>
      </w:tr>
    </w:tbl>
    <w:p w14:paraId="671B151A" w14:textId="77777777" w:rsidR="00640B0E" w:rsidRPr="002C1C62" w:rsidRDefault="00640B0E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tbl>
      <w:tblPr>
        <w:tblW w:w="9776" w:type="dxa"/>
        <w:jc w:val="center"/>
        <w:tblLook w:val="04A0" w:firstRow="1" w:lastRow="0" w:firstColumn="1" w:lastColumn="0" w:noHBand="0" w:noVBand="1"/>
        <w:tblPrChange w:id="592" w:author="sam cornet" w:date="2025-03-17T22:36:00Z" w16du:dateUtc="2025-03-17T21:36:00Z">
          <w:tblPr>
            <w:tblW w:w="9628" w:type="dxa"/>
            <w:jc w:val="center"/>
            <w:tblLook w:val="04A0" w:firstRow="1" w:lastRow="0" w:firstColumn="1" w:lastColumn="0" w:noHBand="0" w:noVBand="1"/>
          </w:tblPr>
        </w:tblPrChange>
      </w:tblPr>
      <w:tblGrid>
        <w:gridCol w:w="1473"/>
        <w:gridCol w:w="1119"/>
        <w:gridCol w:w="7184"/>
        <w:tblGridChange w:id="593">
          <w:tblGrid>
            <w:gridCol w:w="1080"/>
            <w:gridCol w:w="377"/>
            <w:gridCol w:w="16"/>
            <w:gridCol w:w="1682"/>
            <w:gridCol w:w="6473"/>
            <w:gridCol w:w="148"/>
            <w:gridCol w:w="566"/>
          </w:tblGrid>
        </w:tblGridChange>
      </w:tblGrid>
      <w:tr w:rsidR="007E5CD2" w:rsidRPr="002C1C62" w14:paraId="15CC41C9" w14:textId="77777777" w:rsidTr="00B960BE">
        <w:trPr>
          <w:trHeight w:val="737"/>
          <w:tblHeader/>
          <w:jc w:val="center"/>
          <w:trPrChange w:id="594" w:author="sam cornet" w:date="2025-03-17T22:36:00Z" w16du:dateUtc="2025-03-17T21:36:00Z">
            <w:trPr>
              <w:gridAfter w:val="0"/>
              <w:trHeight w:val="737"/>
              <w:tblHeader/>
              <w:jc w:val="center"/>
            </w:trPr>
          </w:trPrChange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221D3F"/>
            <w:vAlign w:val="center"/>
            <w:tcPrChange w:id="595" w:author="sam cornet" w:date="2025-03-17T22:36:00Z" w16du:dateUtc="2025-03-17T21:36:00Z">
              <w:tcPr>
                <w:tcW w:w="108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auto"/>
                </w:tcBorders>
                <w:shd w:val="clear" w:color="auto" w:fill="221D3F"/>
                <w:vAlign w:val="center"/>
              </w:tcPr>
            </w:tcPrChange>
          </w:tcPr>
          <w:p w14:paraId="638C2C8D" w14:textId="070556E6" w:rsidR="007E5CD2" w:rsidRPr="007E5CD2" w:rsidRDefault="007E5CD2" w:rsidP="007E5CD2">
            <w:pPr>
              <w:spacing w:before="120" w:after="120" w:line="240" w:lineRule="auto"/>
              <w:rPr>
                <w:rFonts w:asciiTheme="minorHAnsi" w:hAnsiTheme="minorHAnsi" w:cstheme="minorHAnsi"/>
                <w:b/>
                <w:bCs/>
                <w:i/>
                <w:iCs/>
                <w:color w:val="FFFFFF"/>
                <w:sz w:val="20"/>
                <w:szCs w:val="20"/>
              </w:rPr>
            </w:pPr>
            <w:ins w:id="596" w:author="sam cornet" w:date="2025-03-17T22:33:00Z" w16du:dateUtc="2025-03-17T21:33:00Z">
              <w:r w:rsidRPr="004C252F">
                <w:rPr>
                  <w:rFonts w:asciiTheme="minorHAnsi" w:hAnsiTheme="minorHAnsi" w:cstheme="minorHAnsi"/>
                  <w:b/>
                  <w:bCs/>
                  <w:i/>
                  <w:iCs/>
                  <w:color w:val="FFFFFF"/>
                  <w:sz w:val="20"/>
                  <w:szCs w:val="20"/>
                </w:rPr>
                <w:lastRenderedPageBreak/>
                <w:t>I. Les glandes endocrines et les hormones</w:t>
              </w:r>
            </w:ins>
          </w:p>
        </w:tc>
        <w:tc>
          <w:tcPr>
            <w:tcW w:w="79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4BAADB"/>
            <w:vAlign w:val="center"/>
            <w:tcPrChange w:id="597" w:author="sam cornet" w:date="2025-03-17T22:36:00Z" w16du:dateUtc="2025-03-17T21:36:00Z">
              <w:tcPr>
                <w:tcW w:w="8548" w:type="dxa"/>
                <w:gridSpan w:val="4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auto"/>
                </w:tcBorders>
                <w:shd w:val="clear" w:color="auto" w:fill="221D3F"/>
                <w:vAlign w:val="center"/>
              </w:tcPr>
            </w:tcPrChange>
          </w:tcPr>
          <w:p w14:paraId="05090743" w14:textId="77777777" w:rsidR="007E5CD2" w:rsidRPr="007E5CD2" w:rsidDel="00B960BE" w:rsidRDefault="007E5CD2" w:rsidP="007E5CD2">
            <w:pPr>
              <w:spacing w:before="120" w:after="120" w:line="240" w:lineRule="auto"/>
              <w:rPr>
                <w:del w:id="598" w:author="sam cornet" w:date="2025-03-17T22:36:00Z" w16du:dateUtc="2025-03-17T21:36:00Z"/>
                <w:rFonts w:asciiTheme="minorHAnsi" w:hAnsiTheme="minorHAnsi" w:cstheme="minorHAnsi"/>
                <w:b/>
                <w:bCs/>
                <w:i/>
                <w:iCs/>
                <w:color w:val="FFFFFF"/>
                <w:sz w:val="20"/>
                <w:szCs w:val="20"/>
              </w:rPr>
            </w:pPr>
            <w:del w:id="599" w:author="sam cornet" w:date="2025-03-17T22:33:00Z" w16du:dateUtc="2025-03-17T21:33:00Z">
              <w:r w:rsidRPr="007E5CD2" w:rsidDel="007E5CD2">
                <w:rPr>
                  <w:rFonts w:asciiTheme="minorHAnsi" w:hAnsiTheme="minorHAnsi" w:cstheme="minorHAnsi"/>
                  <w:b/>
                  <w:bCs/>
                  <w:i/>
                  <w:iCs/>
                  <w:color w:val="FFFFFF"/>
                  <w:sz w:val="20"/>
                  <w:szCs w:val="20"/>
                  <w:rPrChange w:id="600" w:author="sam cornet" w:date="2025-03-17T22:33:00Z" w16du:dateUtc="2025-03-17T21:33:00Z">
                    <w:rPr>
                      <w:rFonts w:asciiTheme="minorHAnsi" w:hAnsiTheme="minorHAnsi" w:cstheme="minorHAnsi"/>
                      <w:i/>
                      <w:iCs/>
                      <w:color w:val="FFFFFF"/>
                      <w:sz w:val="20"/>
                      <w:szCs w:val="20"/>
                    </w:rPr>
                  </w:rPrChange>
                </w:rPr>
                <w:delText>I. Les glandes endocrines et les hormones</w:delText>
              </w:r>
            </w:del>
          </w:p>
          <w:p w14:paraId="0EC0CEDA" w14:textId="4349E5FE" w:rsidR="007E5CD2" w:rsidRPr="002C1C62" w:rsidRDefault="007E5CD2">
            <w:pPr>
              <w:spacing w:before="120" w:after="120" w:line="240" w:lineRule="auto"/>
              <w:rPr>
                <w:rFonts w:asciiTheme="minorHAnsi" w:hAnsiTheme="minorHAnsi" w:cstheme="minorHAnsi"/>
                <w:b/>
                <w:bCs/>
                <w:color w:val="F2F2F2"/>
                <w:sz w:val="24"/>
                <w:szCs w:val="24"/>
              </w:rPr>
              <w:pPrChange w:id="601" w:author="sam cornet" w:date="2025-03-17T22:36:00Z" w16du:dateUtc="2025-03-17T21:36:00Z">
                <w:pPr>
                  <w:spacing w:line="240" w:lineRule="auto"/>
                </w:pPr>
              </w:pPrChange>
            </w:pPr>
            <w:r>
              <w:rPr>
                <w:rFonts w:asciiTheme="minorHAnsi" w:hAnsiTheme="minorHAnsi" w:cstheme="minorHAnsi"/>
                <w:b/>
                <w:bCs/>
                <w:noProof/>
                <w:color w:val="FFFFFF"/>
                <w:sz w:val="24"/>
                <w:szCs w:val="24"/>
              </w:rPr>
              <w:t>Les surrénales</w:t>
            </w:r>
          </w:p>
        </w:tc>
      </w:tr>
      <w:tr w:rsidR="007E5CD2" w:rsidRPr="002C1C62" w14:paraId="78E6C4DD" w14:textId="77777777" w:rsidTr="00700211">
        <w:tblPrEx>
          <w:tblPrExChange w:id="602" w:author="Momo" w:date="2025-03-18T10:07:00Z" w16du:dateUtc="2025-03-18T08:07:00Z">
            <w:tblPrEx>
              <w:tblW w:w="10342" w:type="dxa"/>
            </w:tblPrEx>
          </w:tblPrExChange>
        </w:tblPrEx>
        <w:trPr>
          <w:trHeight w:val="2405"/>
          <w:tblHeader/>
          <w:jc w:val="center"/>
          <w:trPrChange w:id="603" w:author="Momo" w:date="2025-03-18T10:07:00Z" w16du:dateUtc="2025-03-18T08:07:00Z">
            <w:trPr>
              <w:trHeight w:val="956"/>
              <w:tblHeader/>
              <w:jc w:val="center"/>
            </w:trPr>
          </w:trPrChange>
        </w:trPr>
        <w:tc>
          <w:tcPr>
            <w:tcW w:w="183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  <w:shd w:val="clear" w:color="auto" w:fill="A6A6A6"/>
            <w:vAlign w:val="center"/>
            <w:tcPrChange w:id="604" w:author="Momo" w:date="2025-03-18T10:07:00Z" w16du:dateUtc="2025-03-18T08:07:00Z">
              <w:tcPr>
                <w:tcW w:w="1457" w:type="dxa"/>
                <w:gridSpan w:val="2"/>
                <w:vMerge w:val="restart"/>
                <w:tcBorders>
                  <w:top w:val="single" w:sz="4" w:space="0" w:color="000000"/>
                  <w:left w:val="single" w:sz="4" w:space="0" w:color="000000"/>
                  <w:right w:val="single" w:sz="4" w:space="0" w:color="auto"/>
                </w:tcBorders>
                <w:shd w:val="clear" w:color="auto" w:fill="A6A6A6"/>
              </w:tcPr>
            </w:tcPrChange>
          </w:tcPr>
          <w:p w14:paraId="00137A5C" w14:textId="1C32BA4E" w:rsidR="007E5CD2" w:rsidRPr="007E5CD2" w:rsidRDefault="007E5CD2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  <w:rPrChange w:id="605" w:author="sam cornet" w:date="2025-03-17T22:34:00Z" w16du:dateUtc="2025-03-17T21:34:00Z">
                  <w:rPr>
                    <w:rFonts w:asciiTheme="minorHAnsi" w:hAnsiTheme="minorHAnsi" w:cstheme="minorHAnsi"/>
                    <w:b/>
                    <w:bCs/>
                    <w:szCs w:val="18"/>
                  </w:rPr>
                </w:rPrChange>
              </w:rPr>
              <w:pPrChange w:id="606" w:author="sam cornet" w:date="2025-03-17T22:34:00Z" w16du:dateUtc="2025-03-17T21:34:00Z">
                <w:pPr>
                  <w:jc w:val="both"/>
                </w:pPr>
              </w:pPrChange>
            </w:pPr>
            <w:ins w:id="607" w:author="sam cornet" w:date="2025-03-17T22:34:00Z" w16du:dateUtc="2025-03-17T21:34:00Z">
              <w:r w:rsidRPr="007E5CD2">
                <w:rPr>
                  <w:rFonts w:asciiTheme="minorHAnsi" w:hAnsiTheme="minorHAnsi" w:cstheme="minorHAnsi"/>
                  <w:b/>
                  <w:bCs/>
                  <w:sz w:val="20"/>
                  <w:szCs w:val="20"/>
                  <w:rPrChange w:id="608" w:author="sam cornet" w:date="2025-03-17T22:34:00Z" w16du:dateUtc="2025-03-17T21:34:00Z">
                    <w:rPr>
                      <w:rFonts w:asciiTheme="minorHAnsi" w:hAnsiTheme="minorHAnsi" w:cstheme="minorHAnsi"/>
                      <w:b/>
                      <w:bCs/>
                      <w:szCs w:val="18"/>
                    </w:rPr>
                  </w:rPrChange>
                </w:rPr>
                <w:t>Divisées en 2 structures distinctes</w:t>
              </w:r>
            </w:ins>
          </w:p>
        </w:tc>
        <w:tc>
          <w:tcPr>
            <w:tcW w:w="1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E7E6E6" w:themeFill="background2"/>
            <w:vAlign w:val="center"/>
            <w:tcPrChange w:id="609" w:author="Momo" w:date="2025-03-18T10:07:00Z" w16du:dateUtc="2025-03-18T08:07:00Z">
              <w:tcPr>
                <w:tcW w:w="1698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auto"/>
                </w:tcBorders>
                <w:shd w:val="clear" w:color="auto" w:fill="A6A6A6"/>
                <w:vAlign w:val="center"/>
              </w:tcPr>
            </w:tcPrChange>
          </w:tcPr>
          <w:p w14:paraId="58048586" w14:textId="13961795" w:rsidR="007E5CD2" w:rsidRPr="007E5CD2" w:rsidRDefault="007E5CD2">
            <w:pPr>
              <w:rPr>
                <w:rFonts w:asciiTheme="minorHAnsi" w:hAnsiTheme="minorHAnsi" w:cstheme="minorHAnsi"/>
                <w:b/>
                <w:bCs/>
                <w:szCs w:val="18"/>
              </w:rPr>
              <w:pPrChange w:id="610" w:author="sam cornet" w:date="2025-03-17T22:34:00Z" w16du:dateUtc="2025-03-17T21:34:00Z">
                <w:pPr>
                  <w:jc w:val="both"/>
                </w:pPr>
              </w:pPrChange>
            </w:pPr>
          </w:p>
          <w:p w14:paraId="408346C9" w14:textId="464DA594" w:rsidR="007E5CD2" w:rsidRPr="007E5CD2" w:rsidRDefault="007E5CD2" w:rsidP="007E5CD2">
            <w:pPr>
              <w:rPr>
                <w:rFonts w:asciiTheme="minorHAnsi" w:hAnsiTheme="minorHAnsi" w:cstheme="minorHAnsi"/>
                <w:b/>
                <w:bCs/>
                <w:szCs w:val="18"/>
                <w:rPrChange w:id="611" w:author="sam cornet" w:date="2025-03-17T22:34:00Z" w16du:dateUtc="2025-03-17T21:34:00Z">
                  <w:rPr>
                    <w:rFonts w:asciiTheme="minorHAnsi" w:hAnsiTheme="minorHAnsi" w:cstheme="minorHAnsi"/>
                    <w:b/>
                    <w:bCs/>
                    <w:sz w:val="20"/>
                    <w:szCs w:val="20"/>
                  </w:rPr>
                </w:rPrChange>
              </w:rPr>
            </w:pPr>
            <w:r w:rsidRPr="007E5CD2">
              <w:rPr>
                <w:rFonts w:asciiTheme="minorHAnsi" w:hAnsiTheme="minorHAnsi" w:cstheme="minorHAnsi"/>
                <w:b/>
                <w:bCs/>
                <w:noProof/>
                <w:szCs w:val="18"/>
                <w:rPrChange w:id="612" w:author="sam cornet" w:date="2025-03-17T22:34:00Z" w16du:dateUtc="2025-03-17T21:34:00Z">
                  <w:rPr>
                    <w:rFonts w:asciiTheme="minorHAnsi" w:hAnsiTheme="minorHAnsi" w:cstheme="minorHAnsi"/>
                    <w:b/>
                    <w:bCs/>
                    <w:noProof/>
                    <w:sz w:val="20"/>
                    <w:szCs w:val="20"/>
                  </w:rPr>
                </w:rPrChange>
              </w:rPr>
              <w:t>Médullo</w:t>
            </w:r>
            <w:ins w:id="613" w:author="sam cornet" w:date="2025-03-17T22:34:00Z" w16du:dateUtc="2025-03-17T21:34:00Z">
              <w:r>
                <w:rPr>
                  <w:rFonts w:asciiTheme="minorHAnsi" w:hAnsiTheme="minorHAnsi" w:cstheme="minorHAnsi"/>
                  <w:b/>
                  <w:bCs/>
                  <w:noProof/>
                  <w:szCs w:val="18"/>
                </w:rPr>
                <w:t xml:space="preserve"> -</w:t>
              </w:r>
            </w:ins>
            <w:r w:rsidRPr="007E5CD2">
              <w:rPr>
                <w:rFonts w:asciiTheme="minorHAnsi" w:hAnsiTheme="minorHAnsi" w:cstheme="minorHAnsi"/>
                <w:b/>
                <w:bCs/>
                <w:noProof/>
                <w:szCs w:val="18"/>
                <w:rPrChange w:id="614" w:author="sam cornet" w:date="2025-03-17T22:34:00Z" w16du:dateUtc="2025-03-17T21:34:00Z">
                  <w:rPr>
                    <w:rFonts w:asciiTheme="minorHAnsi" w:hAnsiTheme="minorHAnsi" w:cstheme="minorHAnsi"/>
                    <w:b/>
                    <w:bCs/>
                    <w:noProof/>
                    <w:sz w:val="20"/>
                    <w:szCs w:val="20"/>
                  </w:rPr>
                </w:rPrChange>
              </w:rPr>
              <w:t>surrénale</w:t>
            </w:r>
          </w:p>
          <w:p w14:paraId="073F7673" w14:textId="77777777" w:rsidR="007E5CD2" w:rsidRPr="007E5CD2" w:rsidRDefault="007E5CD2" w:rsidP="007E5CD2">
            <w:pPr>
              <w:rPr>
                <w:rFonts w:asciiTheme="minorHAnsi" w:hAnsiTheme="minorHAnsi" w:cstheme="minorHAnsi"/>
                <w:b/>
                <w:bCs/>
                <w:szCs w:val="18"/>
              </w:rPr>
            </w:pPr>
          </w:p>
        </w:tc>
        <w:tc>
          <w:tcPr>
            <w:tcW w:w="662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tcPrChange w:id="615" w:author="Momo" w:date="2025-03-18T10:07:00Z" w16du:dateUtc="2025-03-18T08:07:00Z">
              <w:tcPr>
                <w:tcW w:w="7187" w:type="dxa"/>
                <w:gridSpan w:val="3"/>
                <w:tcBorders>
                  <w:top w:val="single" w:sz="4" w:space="0" w:color="000000"/>
                  <w:left w:val="single" w:sz="4" w:space="0" w:color="auto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14:paraId="7BE76B0B" w14:textId="1B05D5B4" w:rsidR="007E5CD2" w:rsidRDefault="007E5CD2" w:rsidP="007E5CD2">
            <w:pPr>
              <w:pStyle w:val="NormalWeb"/>
              <w:numPr>
                <w:ilvl w:val="0"/>
                <w:numId w:val="27"/>
              </w:numPr>
              <w:spacing w:before="0" w:beforeAutospacing="0" w:after="0" w:afterAutospacing="0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 xml:space="preserve">Fait partie du </w:t>
            </w:r>
            <w:r w:rsidRPr="00CE3FA2"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  <w:rPrChange w:id="616" w:author="Lea MINAKIAN" w:date="2025-03-03T18:34:00Z" w16du:dateUtc="2025-03-03T17:34:00Z">
                  <w:rPr>
                    <w:rFonts w:asciiTheme="minorHAnsi" w:hAnsiTheme="minorHAnsi" w:cstheme="minorHAnsi"/>
                    <w:color w:val="000000"/>
                    <w:sz w:val="18"/>
                    <w:szCs w:val="18"/>
                  </w:rPr>
                </w:rPrChange>
              </w:rPr>
              <w:t>système nerveux sympathique</w:t>
            </w:r>
          </w:p>
          <w:p w14:paraId="4EB546A5" w14:textId="77BD61B1" w:rsidR="007E5CD2" w:rsidRDefault="007E5CD2" w:rsidP="007E5CD2">
            <w:pPr>
              <w:pStyle w:val="NormalWeb"/>
              <w:numPr>
                <w:ilvl w:val="0"/>
                <w:numId w:val="27"/>
              </w:numPr>
              <w:spacing w:before="0" w:beforeAutospacing="0" w:after="0" w:afterAutospacing="0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 xml:space="preserve">Synthétise et sécrète les catécholamines : </w:t>
            </w:r>
            <w:ins w:id="617" w:author="sam cornet" w:date="2025-03-17T22:35:00Z" w16du:dateUtc="2025-03-17T21:35:00Z">
              <w:r>
                <w:rPr>
                  <w:rFonts w:asciiTheme="minorHAnsi" w:hAnsiTheme="minorHAnsi" w:cstheme="minorHAnsi"/>
                  <w:b/>
                  <w:bCs/>
                  <w:color w:val="000000"/>
                  <w:sz w:val="18"/>
                  <w:szCs w:val="18"/>
                </w:rPr>
                <w:t>A</w:t>
              </w:r>
            </w:ins>
            <w:del w:id="618" w:author="sam cornet" w:date="2025-03-17T22:35:00Z" w16du:dateUtc="2025-03-17T21:35:00Z">
              <w:r w:rsidRPr="004545CE" w:rsidDel="007E5CD2">
                <w:rPr>
                  <w:rFonts w:asciiTheme="minorHAnsi" w:hAnsiTheme="minorHAnsi" w:cstheme="minorHAnsi"/>
                  <w:b/>
                  <w:bCs/>
                  <w:color w:val="000000"/>
                  <w:sz w:val="18"/>
                  <w:szCs w:val="18"/>
                </w:rPr>
                <w:delText>a</w:delText>
              </w:r>
            </w:del>
            <w:r w:rsidRPr="004545CE"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  <w:t>drénaline</w:t>
            </w:r>
            <w:r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 xml:space="preserve"> et </w:t>
            </w:r>
            <w:r w:rsidRPr="004545CE"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  <w:t>noradrénaline</w:t>
            </w:r>
          </w:p>
          <w:p w14:paraId="7F30BCA3" w14:textId="70CD9812" w:rsidR="00B960BE" w:rsidRDefault="007E5CD2" w:rsidP="007C27E7">
            <w:pPr>
              <w:pStyle w:val="NormalWeb"/>
              <w:numPr>
                <w:ilvl w:val="0"/>
                <w:numId w:val="34"/>
              </w:numPr>
              <w:spacing w:before="0" w:beforeAutospacing="0" w:after="0" w:afterAutospacing="0"/>
              <w:contextualSpacing/>
              <w:textAlignment w:val="baseline"/>
              <w:rPr>
                <w:ins w:id="619" w:author="sam cornet" w:date="2025-03-18T07:13:00Z" w16du:dateUtc="2025-03-18T06:13:00Z"/>
                <w:rFonts w:asciiTheme="minorHAnsi" w:hAnsiTheme="minorHAnsi" w:cstheme="minorHAnsi"/>
                <w:color w:val="000000"/>
                <w:sz w:val="18"/>
                <w:szCs w:val="18"/>
              </w:rPr>
            </w:pPr>
            <w:ins w:id="620" w:author="sam cornet" w:date="2025-03-17T22:35:00Z" w16du:dateUtc="2025-03-17T21:35:00Z">
              <w:r>
                <w:rPr>
                  <w:rFonts w:asciiTheme="minorHAnsi" w:hAnsiTheme="minorHAnsi" w:cstheme="minorHAnsi"/>
                  <w:color w:val="000000"/>
                  <w:sz w:val="18"/>
                  <w:szCs w:val="18"/>
                </w:rPr>
                <w:t xml:space="preserve">= </w:t>
              </w:r>
            </w:ins>
            <w:r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Substances qui favorisent la transmission de l’influx nerveux</w:t>
            </w:r>
          </w:p>
          <w:p w14:paraId="4A8DAAE4" w14:textId="77777777" w:rsidR="007C27E7" w:rsidRPr="007C27E7" w:rsidRDefault="007C27E7">
            <w:pPr>
              <w:pStyle w:val="NormalWeb"/>
              <w:spacing w:before="0" w:beforeAutospacing="0" w:after="0" w:afterAutospacing="0"/>
              <w:ind w:left="644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pPrChange w:id="621" w:author="sam cornet" w:date="2025-03-18T07:13:00Z" w16du:dateUtc="2025-03-18T06:13:00Z">
                <w:pPr>
                  <w:pStyle w:val="NormalWeb"/>
                  <w:numPr>
                    <w:numId w:val="34"/>
                  </w:numPr>
                  <w:spacing w:before="0" w:beforeAutospacing="0" w:after="0" w:afterAutospacing="0"/>
                  <w:ind w:left="644" w:hanging="360"/>
                  <w:contextualSpacing/>
                  <w:textAlignment w:val="baseline"/>
                </w:pPr>
              </w:pPrChange>
            </w:pPr>
          </w:p>
          <w:tbl>
            <w:tblPr>
              <w:tblStyle w:val="Grilledutableau"/>
              <w:tblW w:w="0" w:type="auto"/>
              <w:tblLook w:val="04A0" w:firstRow="1" w:lastRow="0" w:firstColumn="1" w:lastColumn="0" w:noHBand="0" w:noVBand="1"/>
              <w:tblPrChange w:id="622" w:author="sam cornet" w:date="2025-03-18T21:05:00Z" w16du:dateUtc="2025-03-18T20:05:00Z">
                <w:tblPr>
                  <w:tblStyle w:val="Grilledutableau"/>
                  <w:tblW w:w="0" w:type="auto"/>
                  <w:tblLook w:val="04A0" w:firstRow="1" w:lastRow="0" w:firstColumn="1" w:lastColumn="0" w:noHBand="0" w:noVBand="1"/>
                </w:tblPr>
              </w:tblPrChange>
            </w:tblPr>
            <w:tblGrid>
              <w:gridCol w:w="2319"/>
              <w:gridCol w:w="2319"/>
              <w:gridCol w:w="2320"/>
              <w:tblGridChange w:id="623">
                <w:tblGrid>
                  <w:gridCol w:w="2319"/>
                  <w:gridCol w:w="2319"/>
                  <w:gridCol w:w="2320"/>
                </w:tblGrid>
              </w:tblGridChange>
            </w:tblGrid>
            <w:tr w:rsidR="007D448A" w14:paraId="2F33E1A8" w14:textId="77777777" w:rsidTr="006F1C5C">
              <w:trPr>
                <w:ins w:id="624" w:author="Momo" w:date="2025-03-18T17:44:00Z"/>
              </w:trPr>
              <w:tc>
                <w:tcPr>
                  <w:tcW w:w="2319" w:type="dxa"/>
                  <w:shd w:val="clear" w:color="auto" w:fill="E7E6E6" w:themeFill="background2"/>
                  <w:vAlign w:val="center"/>
                  <w:tcPrChange w:id="625" w:author="sam cornet" w:date="2025-03-18T21:05:00Z" w16du:dateUtc="2025-03-18T20:05:00Z">
                    <w:tcPr>
                      <w:tcW w:w="2319" w:type="dxa"/>
                    </w:tcPr>
                  </w:tcPrChange>
                </w:tcPr>
                <w:p w14:paraId="21D4D431" w14:textId="68645E8D" w:rsidR="007D448A" w:rsidRPr="007D448A" w:rsidRDefault="007D448A" w:rsidP="007D448A">
                  <w:pPr>
                    <w:pStyle w:val="NormalWeb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ins w:id="626" w:author="Momo" w:date="2025-03-18T17:44:00Z" w16du:dateUtc="2025-03-18T15:44:00Z"/>
                      <w:rFonts w:asciiTheme="minorHAnsi" w:hAnsiTheme="minorHAnsi" w:cstheme="minorHAnsi"/>
                      <w:b/>
                      <w:bCs/>
                      <w:color w:val="000000"/>
                      <w:sz w:val="18"/>
                      <w:szCs w:val="18"/>
                      <w:rPrChange w:id="627" w:author="Momo" w:date="2025-03-18T17:44:00Z" w16du:dateUtc="2025-03-18T15:44:00Z">
                        <w:rPr>
                          <w:ins w:id="628" w:author="Momo" w:date="2025-03-18T17:44:00Z" w16du:dateUtc="2025-03-18T15:44:00Z"/>
                          <w:rFonts w:asciiTheme="minorHAnsi" w:hAnsiTheme="minorHAnsi" w:cstheme="minorHAnsi"/>
                          <w:color w:val="000000"/>
                          <w:sz w:val="18"/>
                          <w:szCs w:val="18"/>
                        </w:rPr>
                      </w:rPrChange>
                    </w:rPr>
                  </w:pPr>
                  <w:ins w:id="629" w:author="Momo" w:date="2025-03-18T17:44:00Z" w16du:dateUtc="2025-03-18T15:44:00Z">
                    <w:r w:rsidRPr="007D448A">
                      <w:rPr>
                        <w:rFonts w:asciiTheme="minorHAnsi" w:hAnsiTheme="minorHAnsi" w:cstheme="minorHAnsi"/>
                        <w:b/>
                        <w:bCs/>
                        <w:sz w:val="18"/>
                        <w:szCs w:val="18"/>
                        <w:rPrChange w:id="630" w:author="Momo" w:date="2025-03-18T17:44:00Z" w16du:dateUtc="2025-03-18T15:44:00Z">
                          <w:rPr/>
                        </w:rPrChange>
                      </w:rPr>
                      <w:t>Hormones</w:t>
                    </w:r>
                  </w:ins>
                </w:p>
              </w:tc>
              <w:tc>
                <w:tcPr>
                  <w:tcW w:w="2319" w:type="dxa"/>
                  <w:shd w:val="clear" w:color="auto" w:fill="E7E6E6" w:themeFill="background2"/>
                  <w:vAlign w:val="center"/>
                  <w:tcPrChange w:id="631" w:author="sam cornet" w:date="2025-03-18T21:05:00Z" w16du:dateUtc="2025-03-18T20:05:00Z">
                    <w:tcPr>
                      <w:tcW w:w="2319" w:type="dxa"/>
                    </w:tcPr>
                  </w:tcPrChange>
                </w:tcPr>
                <w:p w14:paraId="7CDD156B" w14:textId="6D8C47B9" w:rsidR="007D448A" w:rsidRPr="007D448A" w:rsidRDefault="007D448A" w:rsidP="007D448A">
                  <w:pPr>
                    <w:pStyle w:val="NormalWeb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ins w:id="632" w:author="Momo" w:date="2025-03-18T17:44:00Z" w16du:dateUtc="2025-03-18T15:44:00Z"/>
                      <w:rFonts w:asciiTheme="minorHAnsi" w:hAnsiTheme="minorHAnsi" w:cstheme="minorHAnsi"/>
                      <w:b/>
                      <w:bCs/>
                      <w:color w:val="000000"/>
                      <w:sz w:val="18"/>
                      <w:szCs w:val="18"/>
                      <w:rPrChange w:id="633" w:author="Momo" w:date="2025-03-18T17:44:00Z" w16du:dateUtc="2025-03-18T15:44:00Z">
                        <w:rPr>
                          <w:ins w:id="634" w:author="Momo" w:date="2025-03-18T17:44:00Z" w16du:dateUtc="2025-03-18T15:44:00Z"/>
                          <w:rFonts w:asciiTheme="minorHAnsi" w:hAnsiTheme="minorHAnsi" w:cstheme="minorHAnsi"/>
                          <w:color w:val="000000"/>
                          <w:sz w:val="18"/>
                          <w:szCs w:val="18"/>
                        </w:rPr>
                      </w:rPrChange>
                    </w:rPr>
                  </w:pPr>
                  <w:ins w:id="635" w:author="Momo" w:date="2025-03-18T17:44:00Z" w16du:dateUtc="2025-03-18T15:44:00Z">
                    <w:r w:rsidRPr="007D448A">
                      <w:rPr>
                        <w:rFonts w:asciiTheme="minorHAnsi" w:hAnsiTheme="minorHAnsi" w:cstheme="minorHAnsi"/>
                        <w:b/>
                        <w:bCs/>
                        <w:sz w:val="18"/>
                        <w:szCs w:val="18"/>
                        <w:rPrChange w:id="636" w:author="Momo" w:date="2025-03-18T17:44:00Z" w16du:dateUtc="2025-03-18T15:44:00Z">
                          <w:rPr/>
                        </w:rPrChange>
                      </w:rPr>
                      <w:t>Cellule cible</w:t>
                    </w:r>
                  </w:ins>
                </w:p>
              </w:tc>
              <w:tc>
                <w:tcPr>
                  <w:tcW w:w="2320" w:type="dxa"/>
                  <w:shd w:val="clear" w:color="auto" w:fill="E7E6E6" w:themeFill="background2"/>
                  <w:vAlign w:val="center"/>
                  <w:tcPrChange w:id="637" w:author="sam cornet" w:date="2025-03-18T21:05:00Z" w16du:dateUtc="2025-03-18T20:05:00Z">
                    <w:tcPr>
                      <w:tcW w:w="2320" w:type="dxa"/>
                    </w:tcPr>
                  </w:tcPrChange>
                </w:tcPr>
                <w:p w14:paraId="488B9DDC" w14:textId="39A871C1" w:rsidR="007D448A" w:rsidRPr="007D448A" w:rsidRDefault="007D448A" w:rsidP="007D448A">
                  <w:pPr>
                    <w:pStyle w:val="NormalWeb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ins w:id="638" w:author="Momo" w:date="2025-03-18T17:44:00Z" w16du:dateUtc="2025-03-18T15:44:00Z"/>
                      <w:rFonts w:asciiTheme="minorHAnsi" w:hAnsiTheme="minorHAnsi" w:cstheme="minorHAnsi"/>
                      <w:b/>
                      <w:bCs/>
                      <w:color w:val="000000"/>
                      <w:sz w:val="18"/>
                      <w:szCs w:val="18"/>
                      <w:rPrChange w:id="639" w:author="Momo" w:date="2025-03-18T17:44:00Z" w16du:dateUtc="2025-03-18T15:44:00Z">
                        <w:rPr>
                          <w:ins w:id="640" w:author="Momo" w:date="2025-03-18T17:44:00Z" w16du:dateUtc="2025-03-18T15:44:00Z"/>
                          <w:rFonts w:asciiTheme="minorHAnsi" w:hAnsiTheme="minorHAnsi" w:cstheme="minorHAnsi"/>
                          <w:color w:val="000000"/>
                          <w:sz w:val="18"/>
                          <w:szCs w:val="18"/>
                        </w:rPr>
                      </w:rPrChange>
                    </w:rPr>
                  </w:pPr>
                  <w:ins w:id="641" w:author="Momo" w:date="2025-03-18T17:44:00Z" w16du:dateUtc="2025-03-18T15:44:00Z">
                    <w:r w:rsidRPr="007D448A">
                      <w:rPr>
                        <w:rFonts w:asciiTheme="minorHAnsi" w:hAnsiTheme="minorHAnsi" w:cstheme="minorHAnsi"/>
                        <w:b/>
                        <w:bCs/>
                        <w:sz w:val="18"/>
                        <w:szCs w:val="18"/>
                        <w:rPrChange w:id="642" w:author="Momo" w:date="2025-03-18T17:44:00Z" w16du:dateUtc="2025-03-18T15:44:00Z">
                          <w:rPr/>
                        </w:rPrChange>
                      </w:rPr>
                      <w:t>Principales actions</w:t>
                    </w:r>
                  </w:ins>
                </w:p>
              </w:tc>
            </w:tr>
            <w:tr w:rsidR="007D448A" w14:paraId="6A5EA2B7" w14:textId="77777777" w:rsidTr="006F1C5C">
              <w:trPr>
                <w:trHeight w:val="793"/>
                <w:ins w:id="643" w:author="Momo" w:date="2025-03-18T17:44:00Z"/>
              </w:trPr>
              <w:tc>
                <w:tcPr>
                  <w:tcW w:w="2319" w:type="dxa"/>
                  <w:vAlign w:val="center"/>
                  <w:tcPrChange w:id="644" w:author="sam cornet" w:date="2025-03-18T21:05:00Z" w16du:dateUtc="2025-03-18T20:05:00Z">
                    <w:tcPr>
                      <w:tcW w:w="2319" w:type="dxa"/>
                    </w:tcPr>
                  </w:tcPrChange>
                </w:tcPr>
                <w:p w14:paraId="03DA6E35" w14:textId="77777777" w:rsidR="006F1C5C" w:rsidRDefault="007D448A" w:rsidP="007D448A">
                  <w:pPr>
                    <w:pStyle w:val="NormalWeb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ins w:id="645" w:author="sam cornet" w:date="2025-03-18T21:05:00Z" w16du:dateUtc="2025-03-18T20:05:00Z"/>
                      <w:rFonts w:asciiTheme="minorHAnsi" w:hAnsiTheme="minorHAnsi" w:cstheme="minorHAnsi"/>
                      <w:sz w:val="18"/>
                      <w:szCs w:val="18"/>
                    </w:rPr>
                  </w:pPr>
                  <w:ins w:id="646" w:author="Momo" w:date="2025-03-18T17:44:00Z" w16du:dateUtc="2025-03-18T15:44:00Z">
                    <w:r w:rsidRPr="007D448A">
                      <w:rPr>
                        <w:rFonts w:asciiTheme="minorHAnsi" w:hAnsiTheme="minorHAnsi" w:cstheme="minorHAnsi"/>
                        <w:sz w:val="18"/>
                        <w:szCs w:val="18"/>
                        <w:rPrChange w:id="647" w:author="Momo" w:date="2025-03-18T17:44:00Z" w16du:dateUtc="2025-03-18T15:44:00Z">
                          <w:rPr/>
                        </w:rPrChange>
                      </w:rPr>
                      <w:t xml:space="preserve">Catécholamines : </w:t>
                    </w:r>
                  </w:ins>
                </w:p>
                <w:p w14:paraId="7464B09C" w14:textId="4FF2DC87" w:rsidR="007D448A" w:rsidRPr="007D448A" w:rsidRDefault="006F1C5C" w:rsidP="007D448A">
                  <w:pPr>
                    <w:pStyle w:val="NormalWeb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ins w:id="648" w:author="Momo" w:date="2025-03-18T17:44:00Z" w16du:dateUtc="2025-03-18T15:44:00Z"/>
                      <w:rFonts w:asciiTheme="minorHAnsi" w:hAnsiTheme="minorHAnsi" w:cstheme="minorHAnsi"/>
                      <w:color w:val="000000"/>
                      <w:sz w:val="18"/>
                      <w:szCs w:val="18"/>
                    </w:rPr>
                  </w:pPr>
                  <w:ins w:id="649" w:author="sam cornet" w:date="2025-03-18T21:05:00Z" w16du:dateUtc="2025-03-18T20:05:00Z">
                    <w:r>
                      <w:rPr>
                        <w:rFonts w:asciiTheme="minorHAnsi" w:hAnsiTheme="minorHAnsi" w:cstheme="minorHAnsi"/>
                        <w:sz w:val="18"/>
                        <w:szCs w:val="18"/>
                      </w:rPr>
                      <w:t>A</w:t>
                    </w:r>
                  </w:ins>
                  <w:ins w:id="650" w:author="Momo" w:date="2025-03-18T17:44:00Z" w16du:dateUtc="2025-03-18T15:44:00Z">
                    <w:del w:id="651" w:author="sam cornet" w:date="2025-03-18T21:05:00Z" w16du:dateUtc="2025-03-18T20:05:00Z">
                      <w:r w:rsidR="007D448A" w:rsidRPr="007D448A" w:rsidDel="006F1C5C">
                        <w:rPr>
                          <w:rFonts w:asciiTheme="minorHAnsi" w:hAnsiTheme="minorHAnsi" w:cstheme="minorHAnsi"/>
                          <w:sz w:val="18"/>
                          <w:szCs w:val="18"/>
                          <w:rPrChange w:id="652" w:author="Momo" w:date="2025-03-18T17:44:00Z" w16du:dateUtc="2025-03-18T15:44:00Z">
                            <w:rPr/>
                          </w:rPrChange>
                        </w:rPr>
                        <w:delText>a</w:delText>
                      </w:r>
                    </w:del>
                    <w:r w:rsidR="007D448A" w:rsidRPr="007D448A">
                      <w:rPr>
                        <w:rFonts w:asciiTheme="minorHAnsi" w:hAnsiTheme="minorHAnsi" w:cstheme="minorHAnsi"/>
                        <w:sz w:val="18"/>
                        <w:szCs w:val="18"/>
                        <w:rPrChange w:id="653" w:author="Momo" w:date="2025-03-18T17:44:00Z" w16du:dateUtc="2025-03-18T15:44:00Z">
                          <w:rPr/>
                        </w:rPrChange>
                      </w:rPr>
                      <w:t>drénaline et noradrénaline</w:t>
                    </w:r>
                  </w:ins>
                </w:p>
              </w:tc>
              <w:tc>
                <w:tcPr>
                  <w:tcW w:w="2319" w:type="dxa"/>
                  <w:vAlign w:val="center"/>
                  <w:tcPrChange w:id="654" w:author="sam cornet" w:date="2025-03-18T21:05:00Z" w16du:dateUtc="2025-03-18T20:05:00Z">
                    <w:tcPr>
                      <w:tcW w:w="2319" w:type="dxa"/>
                    </w:tcPr>
                  </w:tcPrChange>
                </w:tcPr>
                <w:p w14:paraId="55D854EB" w14:textId="19C5C949" w:rsidR="007D448A" w:rsidRPr="007D448A" w:rsidRDefault="007D448A" w:rsidP="007D448A">
                  <w:pPr>
                    <w:pStyle w:val="NormalWeb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ins w:id="655" w:author="Momo" w:date="2025-03-18T17:44:00Z" w16du:dateUtc="2025-03-18T15:44:00Z"/>
                      <w:rFonts w:asciiTheme="minorHAnsi" w:hAnsiTheme="minorHAnsi" w:cstheme="minorHAnsi"/>
                      <w:color w:val="000000"/>
                      <w:sz w:val="18"/>
                      <w:szCs w:val="18"/>
                    </w:rPr>
                  </w:pPr>
                  <w:ins w:id="656" w:author="Momo" w:date="2025-03-18T17:44:00Z" w16du:dateUtc="2025-03-18T15:44:00Z">
                    <w:r w:rsidRPr="007D448A">
                      <w:rPr>
                        <w:rFonts w:asciiTheme="minorHAnsi" w:hAnsiTheme="minorHAnsi" w:cstheme="minorHAnsi"/>
                        <w:sz w:val="18"/>
                        <w:szCs w:val="18"/>
                        <w:rPrChange w:id="657" w:author="Momo" w:date="2025-03-18T17:44:00Z" w16du:dateUtc="2025-03-18T15:44:00Z">
                          <w:rPr/>
                        </w:rPrChange>
                      </w:rPr>
                      <w:t>Cellules porteuses de récepteurs adrénergiques dans tout l’organisme</w:t>
                    </w:r>
                  </w:ins>
                </w:p>
              </w:tc>
              <w:tc>
                <w:tcPr>
                  <w:tcW w:w="2320" w:type="dxa"/>
                  <w:vAlign w:val="center"/>
                  <w:tcPrChange w:id="658" w:author="sam cornet" w:date="2025-03-18T21:05:00Z" w16du:dateUtc="2025-03-18T20:05:00Z">
                    <w:tcPr>
                      <w:tcW w:w="2320" w:type="dxa"/>
                    </w:tcPr>
                  </w:tcPrChange>
                </w:tcPr>
                <w:p w14:paraId="673EAC23" w14:textId="53C7AAF1" w:rsidR="007D448A" w:rsidRPr="007D448A" w:rsidRDefault="007D448A" w:rsidP="007D448A">
                  <w:pPr>
                    <w:pStyle w:val="NormalWeb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ins w:id="659" w:author="Momo" w:date="2025-03-18T17:44:00Z" w16du:dateUtc="2025-03-18T15:44:00Z"/>
                      <w:rFonts w:asciiTheme="minorHAnsi" w:hAnsiTheme="minorHAnsi" w:cstheme="minorHAnsi"/>
                      <w:color w:val="000000"/>
                      <w:sz w:val="18"/>
                      <w:szCs w:val="18"/>
                    </w:rPr>
                  </w:pPr>
                  <w:ins w:id="660" w:author="Momo" w:date="2025-03-18T17:44:00Z" w16du:dateUtc="2025-03-18T15:44:00Z">
                    <w:del w:id="661" w:author="sam cornet" w:date="2025-03-18T21:05:00Z" w16du:dateUtc="2025-03-18T20:05:00Z">
                      <w:r w:rsidRPr="007D448A" w:rsidDel="006F1C5C">
                        <w:rPr>
                          <w:rFonts w:asciiTheme="minorHAnsi" w:hAnsiTheme="minorHAnsi" w:cstheme="minorHAnsi"/>
                          <w:sz w:val="18"/>
                          <w:szCs w:val="18"/>
                          <w:rPrChange w:id="662" w:author="Momo" w:date="2025-03-18T17:44:00Z" w16du:dateUtc="2025-03-18T15:44:00Z">
                            <w:rPr/>
                          </w:rPrChange>
                        </w:rPr>
                        <w:delText xml:space="preserve">- </w:delText>
                      </w:r>
                    </w:del>
                    <w:r w:rsidRPr="007D448A">
                      <w:rPr>
                        <w:rFonts w:asciiTheme="minorHAnsi" w:hAnsiTheme="minorHAnsi" w:cstheme="minorHAnsi"/>
                        <w:sz w:val="18"/>
                        <w:szCs w:val="18"/>
                        <w:rPrChange w:id="663" w:author="Momo" w:date="2025-03-18T17:44:00Z" w16du:dateUtc="2025-03-18T15:44:00Z">
                          <w:rPr/>
                        </w:rPrChange>
                      </w:rPr>
                      <w:t>Facilite l’activité sympathique</w:t>
                    </w:r>
                    <w:del w:id="664" w:author="sam cornet" w:date="2025-03-18T21:05:00Z" w16du:dateUtc="2025-03-18T20:05:00Z">
                      <w:r w:rsidRPr="007D448A" w:rsidDel="006F1C5C">
                        <w:rPr>
                          <w:rFonts w:asciiTheme="minorHAnsi" w:hAnsiTheme="minorHAnsi" w:cstheme="minorHAnsi"/>
                          <w:sz w:val="18"/>
                          <w:szCs w:val="18"/>
                          <w:rPrChange w:id="665" w:author="Momo" w:date="2025-03-18T17:44:00Z" w16du:dateUtc="2025-03-18T15:44:00Z">
                            <w:rPr/>
                          </w:rPrChange>
                        </w:rPr>
                        <w:delText>.</w:delText>
                      </w:r>
                    </w:del>
                  </w:ins>
                </w:p>
              </w:tc>
            </w:tr>
          </w:tbl>
          <w:p w14:paraId="28AFBCB2" w14:textId="5784A49E" w:rsidR="007E5CD2" w:rsidRPr="00A95A9B" w:rsidRDefault="007E5CD2" w:rsidP="007E5CD2">
            <w:pPr>
              <w:pStyle w:val="NormalWeb"/>
              <w:spacing w:before="0" w:beforeAutospacing="0" w:after="0" w:afterAutospacing="0"/>
              <w:contextualSpacing/>
              <w:jc w:val="center"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del w:id="666" w:author="Momo" w:date="2025-03-18T17:44:00Z" w16du:dateUtc="2025-03-18T15:44:00Z">
              <w:r w:rsidDel="007D448A">
                <w:rPr>
                  <w:rFonts w:asciiTheme="minorHAnsi" w:hAnsiTheme="minorHAnsi" w:cstheme="minorHAnsi"/>
                  <w:noProof/>
                  <w:color w:val="000000"/>
                  <w:sz w:val="18"/>
                  <w:szCs w:val="18"/>
                </w:rPr>
                <w:drawing>
                  <wp:inline distT="0" distB="0" distL="0" distR="0" wp14:anchorId="56A4D563" wp14:editId="37BACF7C">
                    <wp:extent cx="4424887" cy="792299"/>
                    <wp:effectExtent l="0" t="0" r="0" b="0"/>
                    <wp:docPr id="1058201458" name="Image 19" descr="Une image contenant texte, Police, capture d’écran, reçu&#10;&#10;Le contenu généré par l’IA peut être incorrect.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1058201458" name="Image 19" descr="Une image contenant texte, Police, capture d’écran, reçu&#10;&#10;Le contenu généré par l’IA peut être incorrect."/>
                            <pic:cNvPicPr/>
                          </pic:nvPicPr>
                          <pic:blipFill rotWithShape="1">
                            <a:blip r:embed="rId20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t="5656" b="8571"/>
                            <a:stretch/>
                          </pic:blipFill>
                          <pic:spPr bwMode="auto">
                            <a:xfrm>
                              <a:off x="0" y="0"/>
                              <a:ext cx="4495681" cy="80497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</a:graphicData>
                    </a:graphic>
                  </wp:inline>
                </w:drawing>
              </w:r>
            </w:del>
          </w:p>
        </w:tc>
      </w:tr>
      <w:tr w:rsidR="007E5CD2" w:rsidRPr="002C1C62" w14:paraId="2AD0CC19" w14:textId="77777777" w:rsidTr="006F1C5C">
        <w:tblPrEx>
          <w:tblPrExChange w:id="667" w:author="sam cornet" w:date="2025-03-18T21:06:00Z" w16du:dateUtc="2025-03-18T20:06:00Z">
            <w:tblPrEx>
              <w:tblW w:w="10342" w:type="dxa"/>
            </w:tblPrEx>
          </w:tblPrExChange>
        </w:tblPrEx>
        <w:trPr>
          <w:trHeight w:val="4948"/>
          <w:tblHeader/>
          <w:jc w:val="center"/>
          <w:trPrChange w:id="668" w:author="sam cornet" w:date="2025-03-18T21:06:00Z" w16du:dateUtc="2025-03-18T20:06:00Z">
            <w:trPr>
              <w:trHeight w:val="956"/>
              <w:tblHeader/>
              <w:jc w:val="center"/>
            </w:trPr>
          </w:trPrChange>
        </w:trPr>
        <w:tc>
          <w:tcPr>
            <w:tcW w:w="1838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  <w:tcPrChange w:id="669" w:author="sam cornet" w:date="2025-03-18T21:06:00Z" w16du:dateUtc="2025-03-18T20:06:00Z">
              <w:tcPr>
                <w:tcW w:w="1457" w:type="dxa"/>
                <w:gridSpan w:val="2"/>
                <w:vMerge/>
                <w:tcBorders>
                  <w:left w:val="single" w:sz="4" w:space="0" w:color="000000"/>
                  <w:bottom w:val="single" w:sz="4" w:space="0" w:color="auto"/>
                  <w:right w:val="single" w:sz="4" w:space="0" w:color="auto"/>
                </w:tcBorders>
                <w:shd w:val="clear" w:color="auto" w:fill="A6A6A6"/>
              </w:tcPr>
            </w:tcPrChange>
          </w:tcPr>
          <w:p w14:paraId="5AAF86EA" w14:textId="77777777" w:rsidR="007E5CD2" w:rsidRDefault="007E5CD2" w:rsidP="007E5CD2">
            <w:pPr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</w:p>
        </w:tc>
        <w:tc>
          <w:tcPr>
            <w:tcW w:w="131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  <w:tcPrChange w:id="670" w:author="sam cornet" w:date="2025-03-18T21:06:00Z" w16du:dateUtc="2025-03-18T20:06:00Z">
              <w:tcPr>
                <w:tcW w:w="1698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auto"/>
                  <w:right w:val="single" w:sz="4" w:space="0" w:color="auto"/>
                </w:tcBorders>
                <w:shd w:val="clear" w:color="auto" w:fill="A6A6A6"/>
                <w:vAlign w:val="center"/>
              </w:tcPr>
            </w:tcPrChange>
          </w:tcPr>
          <w:p w14:paraId="33A6AB6E" w14:textId="7CAF9407" w:rsidR="007E5CD2" w:rsidRPr="007E5CD2" w:rsidRDefault="007E5CD2" w:rsidP="007E5CD2">
            <w:pPr>
              <w:rPr>
                <w:rFonts w:asciiTheme="minorHAnsi" w:hAnsiTheme="minorHAnsi" w:cstheme="minorHAnsi"/>
                <w:b/>
                <w:bCs/>
                <w:szCs w:val="18"/>
                <w:rPrChange w:id="671" w:author="sam cornet" w:date="2025-03-17T22:34:00Z" w16du:dateUtc="2025-03-17T21:34:00Z">
                  <w:rPr>
                    <w:rFonts w:asciiTheme="minorHAnsi" w:hAnsiTheme="minorHAnsi" w:cstheme="minorHAnsi"/>
                    <w:b/>
                    <w:bCs/>
                    <w:sz w:val="20"/>
                    <w:szCs w:val="20"/>
                  </w:rPr>
                </w:rPrChange>
              </w:rPr>
            </w:pPr>
            <w:r w:rsidRPr="007E5CD2">
              <w:rPr>
                <w:rFonts w:asciiTheme="minorHAnsi" w:hAnsiTheme="minorHAnsi" w:cstheme="minorHAnsi"/>
                <w:b/>
                <w:bCs/>
                <w:noProof/>
                <w:szCs w:val="18"/>
                <w:rPrChange w:id="672" w:author="sam cornet" w:date="2025-03-17T22:34:00Z" w16du:dateUtc="2025-03-17T21:34:00Z">
                  <w:rPr>
                    <w:rFonts w:asciiTheme="minorHAnsi" w:hAnsiTheme="minorHAnsi" w:cstheme="minorHAnsi"/>
                    <w:b/>
                    <w:bCs/>
                    <w:noProof/>
                    <w:sz w:val="20"/>
                    <w:szCs w:val="20"/>
                  </w:rPr>
                </w:rPrChange>
              </w:rPr>
              <w:t>Cortico</w:t>
            </w:r>
            <w:ins w:id="673" w:author="sam cornet" w:date="2025-03-17T22:34:00Z" w16du:dateUtc="2025-03-17T21:34:00Z">
              <w:r>
                <w:rPr>
                  <w:rFonts w:asciiTheme="minorHAnsi" w:hAnsiTheme="minorHAnsi" w:cstheme="minorHAnsi"/>
                  <w:b/>
                  <w:bCs/>
                  <w:noProof/>
                  <w:szCs w:val="18"/>
                </w:rPr>
                <w:t xml:space="preserve"> -</w:t>
              </w:r>
            </w:ins>
            <w:r w:rsidRPr="007E5CD2">
              <w:rPr>
                <w:rFonts w:asciiTheme="minorHAnsi" w:hAnsiTheme="minorHAnsi" w:cstheme="minorHAnsi"/>
                <w:b/>
                <w:bCs/>
                <w:noProof/>
                <w:szCs w:val="18"/>
                <w:rPrChange w:id="674" w:author="sam cornet" w:date="2025-03-17T22:34:00Z" w16du:dateUtc="2025-03-17T21:34:00Z">
                  <w:rPr>
                    <w:rFonts w:asciiTheme="minorHAnsi" w:hAnsiTheme="minorHAnsi" w:cstheme="minorHAnsi"/>
                    <w:b/>
                    <w:bCs/>
                    <w:noProof/>
                    <w:sz w:val="20"/>
                    <w:szCs w:val="20"/>
                  </w:rPr>
                </w:rPrChange>
              </w:rPr>
              <w:t>surrénale</w:t>
            </w:r>
          </w:p>
          <w:p w14:paraId="211388DE" w14:textId="46187754" w:rsidR="007E5CD2" w:rsidRPr="007E5CD2" w:rsidRDefault="007E5CD2">
            <w:pPr>
              <w:rPr>
                <w:rFonts w:asciiTheme="minorHAnsi" w:hAnsiTheme="minorHAnsi" w:cstheme="minorHAnsi"/>
                <w:b/>
                <w:bCs/>
                <w:szCs w:val="18"/>
              </w:rPr>
              <w:pPrChange w:id="675" w:author="sam cornet" w:date="2025-03-17T22:34:00Z" w16du:dateUtc="2025-03-17T21:34:00Z">
                <w:pPr>
                  <w:jc w:val="both"/>
                </w:pPr>
              </w:pPrChange>
            </w:pPr>
          </w:p>
        </w:tc>
        <w:tc>
          <w:tcPr>
            <w:tcW w:w="6621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  <w:tcPrChange w:id="676" w:author="sam cornet" w:date="2025-03-18T21:06:00Z" w16du:dateUtc="2025-03-18T20:06:00Z">
              <w:tcPr>
                <w:tcW w:w="7187" w:type="dxa"/>
                <w:gridSpan w:val="3"/>
                <w:tcBorders>
                  <w:top w:val="single" w:sz="4" w:space="0" w:color="000000"/>
                  <w:left w:val="single" w:sz="4" w:space="0" w:color="auto"/>
                  <w:bottom w:val="single" w:sz="4" w:space="0" w:color="auto"/>
                  <w:right w:val="single" w:sz="4" w:space="0" w:color="000000"/>
                </w:tcBorders>
                <w:vAlign w:val="center"/>
              </w:tcPr>
            </w:tcPrChange>
          </w:tcPr>
          <w:p w14:paraId="4B9566A4" w14:textId="0B3BD774" w:rsidR="007E5CD2" w:rsidRDefault="007E5CD2" w:rsidP="007E5CD2">
            <w:pPr>
              <w:pStyle w:val="NormalWeb"/>
              <w:numPr>
                <w:ilvl w:val="0"/>
                <w:numId w:val="27"/>
              </w:numPr>
              <w:spacing w:before="0" w:beforeAutospacing="0" w:after="0" w:afterAutospacing="0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 xml:space="preserve">Formée par </w:t>
            </w:r>
            <w:del w:id="677" w:author="sam cornet" w:date="2025-03-17T22:35:00Z" w16du:dateUtc="2025-03-17T21:35:00Z">
              <w:r w:rsidRPr="00B960BE" w:rsidDel="007E5CD2">
                <w:rPr>
                  <w:rFonts w:asciiTheme="minorHAnsi" w:hAnsiTheme="minorHAnsi" w:cstheme="minorHAnsi"/>
                  <w:b/>
                  <w:bCs/>
                  <w:color w:val="000000"/>
                  <w:sz w:val="18"/>
                  <w:szCs w:val="18"/>
                  <w:rPrChange w:id="678" w:author="sam cornet" w:date="2025-03-17T22:36:00Z" w16du:dateUtc="2025-03-17T21:36:00Z">
                    <w:rPr>
                      <w:rFonts w:asciiTheme="minorHAnsi" w:hAnsiTheme="minorHAnsi" w:cstheme="minorHAnsi"/>
                      <w:color w:val="000000"/>
                      <w:sz w:val="18"/>
                      <w:szCs w:val="18"/>
                    </w:rPr>
                  </w:rPrChange>
                </w:rPr>
                <w:delText xml:space="preserve">trios </w:delText>
              </w:r>
            </w:del>
            <w:ins w:id="679" w:author="sam cornet" w:date="2025-03-17T22:35:00Z" w16du:dateUtc="2025-03-17T21:35:00Z">
              <w:r w:rsidRPr="00B960BE">
                <w:rPr>
                  <w:rFonts w:asciiTheme="minorHAnsi" w:hAnsiTheme="minorHAnsi" w:cstheme="minorHAnsi"/>
                  <w:b/>
                  <w:bCs/>
                  <w:color w:val="000000"/>
                  <w:sz w:val="18"/>
                  <w:szCs w:val="18"/>
                  <w:rPrChange w:id="680" w:author="sam cornet" w:date="2025-03-17T22:36:00Z" w16du:dateUtc="2025-03-17T21:36:00Z">
                    <w:rPr>
                      <w:rFonts w:asciiTheme="minorHAnsi" w:hAnsiTheme="minorHAnsi" w:cstheme="minorHAnsi"/>
                      <w:color w:val="000000"/>
                      <w:sz w:val="18"/>
                      <w:szCs w:val="18"/>
                    </w:rPr>
                  </w:rPrChange>
                </w:rPr>
                <w:t xml:space="preserve">3 </w:t>
              </w:r>
            </w:ins>
            <w:r w:rsidRPr="00B960BE"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  <w:rPrChange w:id="681" w:author="sam cornet" w:date="2025-03-17T22:36:00Z" w16du:dateUtc="2025-03-17T21:36:00Z">
                  <w:rPr>
                    <w:rFonts w:asciiTheme="minorHAnsi" w:hAnsiTheme="minorHAnsi" w:cstheme="minorHAnsi"/>
                    <w:color w:val="000000"/>
                    <w:sz w:val="18"/>
                    <w:szCs w:val="18"/>
                  </w:rPr>
                </w:rPrChange>
              </w:rPr>
              <w:t>parties</w:t>
            </w:r>
            <w:r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 xml:space="preserve"> </w:t>
            </w:r>
          </w:p>
          <w:p w14:paraId="4CA814C2" w14:textId="611F8D16" w:rsidR="007E5CD2" w:rsidRDefault="007E5CD2" w:rsidP="007E5CD2">
            <w:pPr>
              <w:pStyle w:val="NormalWeb"/>
              <w:numPr>
                <w:ilvl w:val="0"/>
                <w:numId w:val="27"/>
              </w:numPr>
              <w:spacing w:before="0" w:beforeAutospacing="0" w:after="0" w:afterAutospacing="0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 xml:space="preserve">Produit différentes hormones qui sont toutes stéroïdes </w:t>
            </w:r>
          </w:p>
          <w:p w14:paraId="17D986DC" w14:textId="66D298F1" w:rsidR="007E5CD2" w:rsidRDefault="007E5CD2" w:rsidP="007E5CD2">
            <w:pPr>
              <w:pStyle w:val="NormalWeb"/>
              <w:numPr>
                <w:ilvl w:val="0"/>
                <w:numId w:val="34"/>
              </w:numPr>
              <w:spacing w:before="0" w:beforeAutospacing="0" w:after="0" w:afterAutospacing="0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4545CE"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  <w:t>Minéralocorticoïdes</w:t>
            </w:r>
            <w:r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 xml:space="preserve"> : </w:t>
            </w:r>
            <w:ins w:id="682" w:author="sam cornet" w:date="2025-03-17T22:35:00Z" w16du:dateUtc="2025-03-17T21:35:00Z">
              <w:r w:rsidR="00B960BE">
                <w:rPr>
                  <w:rFonts w:asciiTheme="minorHAnsi" w:hAnsiTheme="minorHAnsi" w:cstheme="minorHAnsi"/>
                  <w:color w:val="000000"/>
                  <w:sz w:val="18"/>
                  <w:szCs w:val="18"/>
                </w:rPr>
                <w:t>D</w:t>
              </w:r>
            </w:ins>
            <w:del w:id="683" w:author="sam cornet" w:date="2025-03-17T22:35:00Z" w16du:dateUtc="2025-03-17T21:35:00Z">
              <w:r w:rsidDel="00B960BE">
                <w:rPr>
                  <w:rFonts w:asciiTheme="minorHAnsi" w:hAnsiTheme="minorHAnsi" w:cstheme="minorHAnsi"/>
                  <w:color w:val="000000"/>
                  <w:sz w:val="18"/>
                  <w:szCs w:val="18"/>
                </w:rPr>
                <w:delText>d</w:delText>
              </w:r>
            </w:del>
            <w:r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 xml:space="preserve">ont le principal est </w:t>
            </w:r>
            <w:r w:rsidRPr="004545CE"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  <w:t>l’aldostérone</w:t>
            </w:r>
          </w:p>
          <w:p w14:paraId="6BD3F071" w14:textId="10BD2E29" w:rsidR="007E5CD2" w:rsidRDefault="007E5CD2">
            <w:pPr>
              <w:pStyle w:val="NormalWeb"/>
              <w:numPr>
                <w:ilvl w:val="0"/>
                <w:numId w:val="86"/>
              </w:numPr>
              <w:spacing w:before="0" w:beforeAutospacing="0" w:after="0" w:afterAutospacing="0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pPrChange w:id="684" w:author="sam cornet" w:date="2025-03-17T22:35:00Z" w16du:dateUtc="2025-03-17T21:35:00Z">
                <w:pPr>
                  <w:pStyle w:val="NormalWeb"/>
                  <w:numPr>
                    <w:numId w:val="36"/>
                  </w:numPr>
                  <w:spacing w:before="0" w:beforeAutospacing="0" w:after="0" w:afterAutospacing="0"/>
                  <w:ind w:left="2160" w:hanging="360"/>
                  <w:contextualSpacing/>
                  <w:textAlignment w:val="baseline"/>
                </w:pPr>
              </w:pPrChange>
            </w:pPr>
            <w:r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 xml:space="preserve">Intervient dans l’équilibre hydrique </w:t>
            </w:r>
          </w:p>
          <w:p w14:paraId="0EC41F4D" w14:textId="611915DB" w:rsidR="007E5CD2" w:rsidRDefault="007E5CD2" w:rsidP="007E5CD2">
            <w:pPr>
              <w:pStyle w:val="NormalWeb"/>
              <w:numPr>
                <w:ilvl w:val="0"/>
                <w:numId w:val="34"/>
              </w:numPr>
              <w:spacing w:before="0" w:beforeAutospacing="0" w:after="0" w:afterAutospacing="0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4545CE"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  <w:t>Glucocorticoïdes</w:t>
            </w:r>
            <w:r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 xml:space="preserve"> : </w:t>
            </w:r>
            <w:ins w:id="685" w:author="sam cornet" w:date="2025-03-17T22:35:00Z" w16du:dateUtc="2025-03-17T21:35:00Z">
              <w:r w:rsidR="00B960BE">
                <w:rPr>
                  <w:rFonts w:asciiTheme="minorHAnsi" w:hAnsiTheme="minorHAnsi" w:cstheme="minorHAnsi"/>
                  <w:color w:val="000000"/>
                  <w:sz w:val="18"/>
                  <w:szCs w:val="18"/>
                </w:rPr>
                <w:t>D</w:t>
              </w:r>
            </w:ins>
            <w:del w:id="686" w:author="sam cornet" w:date="2025-03-17T22:35:00Z" w16du:dateUtc="2025-03-17T21:35:00Z">
              <w:r w:rsidDel="00B960BE">
                <w:rPr>
                  <w:rFonts w:asciiTheme="minorHAnsi" w:hAnsiTheme="minorHAnsi" w:cstheme="minorHAnsi"/>
                  <w:color w:val="000000"/>
                  <w:sz w:val="18"/>
                  <w:szCs w:val="18"/>
                </w:rPr>
                <w:delText>d</w:delText>
              </w:r>
            </w:del>
            <w:r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 xml:space="preserve">ont le principal est le </w:t>
            </w:r>
            <w:r w:rsidRPr="004545CE"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  <w:t>cortisol</w:t>
            </w:r>
          </w:p>
          <w:p w14:paraId="5AD28442" w14:textId="59A320C5" w:rsidR="007E5CD2" w:rsidRDefault="007E5CD2">
            <w:pPr>
              <w:pStyle w:val="NormalWeb"/>
              <w:numPr>
                <w:ilvl w:val="0"/>
                <w:numId w:val="86"/>
              </w:numPr>
              <w:spacing w:before="0" w:beforeAutospacing="0" w:after="0" w:afterAutospacing="0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pPrChange w:id="687" w:author="sam cornet" w:date="2025-03-17T22:35:00Z" w16du:dateUtc="2025-03-17T21:35:00Z">
                <w:pPr>
                  <w:pStyle w:val="NormalWeb"/>
                  <w:numPr>
                    <w:numId w:val="35"/>
                  </w:numPr>
                  <w:spacing w:before="0" w:beforeAutospacing="0" w:after="0" w:afterAutospacing="0"/>
                  <w:ind w:left="2160" w:hanging="360"/>
                  <w:contextualSpacing/>
                  <w:textAlignment w:val="baseline"/>
                </w:pPr>
              </w:pPrChange>
            </w:pPr>
            <w:r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Joue un rôle essentiel dans le métabolisme des glucides, des protides et des lipides</w:t>
            </w:r>
          </w:p>
          <w:p w14:paraId="2AF247CD" w14:textId="77777777" w:rsidR="008032BB" w:rsidRPr="00A95A9B" w:rsidRDefault="007E5CD2">
            <w:pPr>
              <w:pStyle w:val="NormalWeb"/>
              <w:spacing w:before="0" w:beforeAutospacing="0" w:after="0" w:afterAutospacing="0"/>
              <w:contextualSpacing/>
              <w:textAlignment w:val="baseline"/>
              <w:rPr>
                <w:ins w:id="688" w:author="Momo" w:date="2025-03-18T17:45:00Z" w16du:dateUtc="2025-03-18T15:45:00Z"/>
                <w:rFonts w:asciiTheme="minorHAnsi" w:hAnsiTheme="minorHAnsi" w:cstheme="minorHAnsi"/>
                <w:color w:val="000000"/>
                <w:sz w:val="18"/>
                <w:szCs w:val="18"/>
              </w:rPr>
              <w:pPrChange w:id="689" w:author="sam cornet" w:date="2025-03-18T21:06:00Z" w16du:dateUtc="2025-03-18T20:06:00Z">
                <w:pPr>
                  <w:pStyle w:val="NormalWeb"/>
                  <w:spacing w:before="0" w:beforeAutospacing="0" w:after="0" w:afterAutospacing="0"/>
                  <w:contextualSpacing/>
                  <w:jc w:val="center"/>
                  <w:textAlignment w:val="baseline"/>
                </w:pPr>
              </w:pPrChange>
            </w:pPr>
            <w:del w:id="690" w:author="Momo" w:date="2025-03-18T17:45:00Z" w16du:dateUtc="2025-03-18T15:45:00Z">
              <w:r w:rsidDel="007D448A">
                <w:rPr>
                  <w:rFonts w:asciiTheme="minorHAnsi" w:hAnsiTheme="minorHAnsi" w:cstheme="minorHAnsi"/>
                  <w:noProof/>
                  <w:color w:val="000000"/>
                  <w:sz w:val="18"/>
                  <w:szCs w:val="18"/>
                </w:rPr>
                <w:drawing>
                  <wp:inline distT="0" distB="0" distL="0" distR="0" wp14:anchorId="7A1D5472" wp14:editId="7EAFC238">
                    <wp:extent cx="4167153" cy="1748924"/>
                    <wp:effectExtent l="0" t="0" r="0" b="3810"/>
                    <wp:docPr id="280226459" name="Image 18" descr="Une image contenant texte, capture d’écran, Police, nombre&#10;&#10;Le contenu généré par l’IA peut être incorrect.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280226459" name="Image 18" descr="Une image contenant texte, capture d’écran, Police, nombre&#10;&#10;Le contenu généré par l’IA peut être incorrect."/>
                            <pic:cNvPicPr/>
                          </pic:nvPicPr>
                          <pic:blipFill>
                            <a:blip r:embed="rId21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4190889" cy="1758886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w:r>
            </w:del>
          </w:p>
          <w:tbl>
            <w:tblPr>
              <w:tblStyle w:val="Grilledutableau"/>
              <w:tblW w:w="0" w:type="auto"/>
              <w:tblLook w:val="04A0" w:firstRow="1" w:lastRow="0" w:firstColumn="1" w:lastColumn="0" w:noHBand="0" w:noVBand="1"/>
              <w:tblPrChange w:id="691" w:author="Momo" w:date="2025-03-18T17:47:00Z" w16du:dateUtc="2025-03-18T15:47:00Z">
                <w:tblPr>
                  <w:tblStyle w:val="Grilledutableau"/>
                  <w:tblW w:w="0" w:type="auto"/>
                  <w:tblLook w:val="04A0" w:firstRow="1" w:lastRow="0" w:firstColumn="1" w:lastColumn="0" w:noHBand="0" w:noVBand="1"/>
                </w:tblPr>
              </w:tblPrChange>
            </w:tblPr>
            <w:tblGrid>
              <w:gridCol w:w="2319"/>
              <w:gridCol w:w="2319"/>
              <w:gridCol w:w="2320"/>
              <w:tblGridChange w:id="692">
                <w:tblGrid>
                  <w:gridCol w:w="2319"/>
                  <w:gridCol w:w="2319"/>
                  <w:gridCol w:w="2320"/>
                </w:tblGrid>
              </w:tblGridChange>
            </w:tblGrid>
            <w:tr w:rsidR="008032BB" w14:paraId="154619D8" w14:textId="77777777" w:rsidTr="008032BB">
              <w:trPr>
                <w:ins w:id="693" w:author="Momo" w:date="2025-03-18T17:45:00Z"/>
              </w:trPr>
              <w:tc>
                <w:tcPr>
                  <w:tcW w:w="2319" w:type="dxa"/>
                  <w:shd w:val="clear" w:color="auto" w:fill="E7E6E6" w:themeFill="background2"/>
                  <w:tcPrChange w:id="694" w:author="Momo" w:date="2025-03-18T17:47:00Z" w16du:dateUtc="2025-03-18T15:47:00Z">
                    <w:tcPr>
                      <w:tcW w:w="2319" w:type="dxa"/>
                    </w:tcPr>
                  </w:tcPrChange>
                </w:tcPr>
                <w:p w14:paraId="3FD817DC" w14:textId="407F41DD" w:rsidR="008032BB" w:rsidRPr="008032BB" w:rsidRDefault="008032BB" w:rsidP="008032BB">
                  <w:pPr>
                    <w:pStyle w:val="NormalWeb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ins w:id="695" w:author="Momo" w:date="2025-03-18T17:45:00Z" w16du:dateUtc="2025-03-18T15:45:00Z"/>
                      <w:rFonts w:asciiTheme="minorHAnsi" w:hAnsiTheme="minorHAnsi" w:cstheme="minorHAnsi"/>
                      <w:b/>
                      <w:bCs/>
                      <w:color w:val="000000"/>
                      <w:sz w:val="18"/>
                      <w:szCs w:val="18"/>
                      <w:rPrChange w:id="696" w:author="Momo" w:date="2025-03-18T17:47:00Z" w16du:dateUtc="2025-03-18T15:47:00Z">
                        <w:rPr>
                          <w:ins w:id="697" w:author="Momo" w:date="2025-03-18T17:45:00Z" w16du:dateUtc="2025-03-18T15:45:00Z"/>
                          <w:rFonts w:asciiTheme="minorHAnsi" w:hAnsiTheme="minorHAnsi" w:cstheme="minorHAnsi"/>
                          <w:color w:val="000000"/>
                          <w:sz w:val="18"/>
                          <w:szCs w:val="18"/>
                        </w:rPr>
                      </w:rPrChange>
                    </w:rPr>
                  </w:pPr>
                  <w:ins w:id="698" w:author="Momo" w:date="2025-03-18T17:47:00Z" w16du:dateUtc="2025-03-18T15:47:00Z">
                    <w:r w:rsidRPr="008032BB">
                      <w:rPr>
                        <w:rFonts w:asciiTheme="minorHAnsi" w:hAnsiTheme="minorHAnsi" w:cstheme="minorHAnsi"/>
                        <w:b/>
                        <w:bCs/>
                        <w:sz w:val="18"/>
                        <w:szCs w:val="18"/>
                        <w:rPrChange w:id="699" w:author="Momo" w:date="2025-03-18T17:47:00Z" w16du:dateUtc="2025-03-18T15:47:00Z">
                          <w:rPr/>
                        </w:rPrChange>
                      </w:rPr>
                      <w:t>Hormones</w:t>
                    </w:r>
                  </w:ins>
                </w:p>
              </w:tc>
              <w:tc>
                <w:tcPr>
                  <w:tcW w:w="2319" w:type="dxa"/>
                  <w:shd w:val="clear" w:color="auto" w:fill="E7E6E6" w:themeFill="background2"/>
                  <w:tcPrChange w:id="700" w:author="Momo" w:date="2025-03-18T17:47:00Z" w16du:dateUtc="2025-03-18T15:47:00Z">
                    <w:tcPr>
                      <w:tcW w:w="2319" w:type="dxa"/>
                    </w:tcPr>
                  </w:tcPrChange>
                </w:tcPr>
                <w:p w14:paraId="60183048" w14:textId="6D0E8743" w:rsidR="008032BB" w:rsidRPr="008032BB" w:rsidRDefault="008032BB" w:rsidP="008032BB">
                  <w:pPr>
                    <w:pStyle w:val="NormalWeb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ins w:id="701" w:author="Momo" w:date="2025-03-18T17:45:00Z" w16du:dateUtc="2025-03-18T15:45:00Z"/>
                      <w:rFonts w:asciiTheme="minorHAnsi" w:hAnsiTheme="minorHAnsi" w:cstheme="minorHAnsi"/>
                      <w:b/>
                      <w:bCs/>
                      <w:color w:val="000000"/>
                      <w:sz w:val="18"/>
                      <w:szCs w:val="18"/>
                      <w:rPrChange w:id="702" w:author="Momo" w:date="2025-03-18T17:47:00Z" w16du:dateUtc="2025-03-18T15:47:00Z">
                        <w:rPr>
                          <w:ins w:id="703" w:author="Momo" w:date="2025-03-18T17:45:00Z" w16du:dateUtc="2025-03-18T15:45:00Z"/>
                          <w:rFonts w:asciiTheme="minorHAnsi" w:hAnsiTheme="minorHAnsi" w:cstheme="minorHAnsi"/>
                          <w:color w:val="000000"/>
                          <w:sz w:val="18"/>
                          <w:szCs w:val="18"/>
                        </w:rPr>
                      </w:rPrChange>
                    </w:rPr>
                  </w:pPr>
                  <w:ins w:id="704" w:author="Momo" w:date="2025-03-18T17:47:00Z" w16du:dateUtc="2025-03-18T15:47:00Z">
                    <w:r w:rsidRPr="008032BB">
                      <w:rPr>
                        <w:rFonts w:asciiTheme="minorHAnsi" w:hAnsiTheme="minorHAnsi" w:cstheme="minorHAnsi"/>
                        <w:b/>
                        <w:bCs/>
                        <w:sz w:val="18"/>
                        <w:szCs w:val="18"/>
                        <w:rPrChange w:id="705" w:author="Momo" w:date="2025-03-18T17:47:00Z" w16du:dateUtc="2025-03-18T15:47:00Z">
                          <w:rPr/>
                        </w:rPrChange>
                      </w:rPr>
                      <w:t>Cellule cible</w:t>
                    </w:r>
                  </w:ins>
                </w:p>
              </w:tc>
              <w:tc>
                <w:tcPr>
                  <w:tcW w:w="2320" w:type="dxa"/>
                  <w:shd w:val="clear" w:color="auto" w:fill="E7E6E6" w:themeFill="background2"/>
                  <w:tcPrChange w:id="706" w:author="Momo" w:date="2025-03-18T17:47:00Z" w16du:dateUtc="2025-03-18T15:47:00Z">
                    <w:tcPr>
                      <w:tcW w:w="2320" w:type="dxa"/>
                    </w:tcPr>
                  </w:tcPrChange>
                </w:tcPr>
                <w:p w14:paraId="1B012070" w14:textId="6167F638" w:rsidR="008032BB" w:rsidRPr="008032BB" w:rsidRDefault="008032BB" w:rsidP="008032BB">
                  <w:pPr>
                    <w:pStyle w:val="NormalWeb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ins w:id="707" w:author="Momo" w:date="2025-03-18T17:45:00Z" w16du:dateUtc="2025-03-18T15:45:00Z"/>
                      <w:rFonts w:asciiTheme="minorHAnsi" w:hAnsiTheme="minorHAnsi" w:cstheme="minorHAnsi"/>
                      <w:b/>
                      <w:bCs/>
                      <w:color w:val="000000"/>
                      <w:sz w:val="18"/>
                      <w:szCs w:val="18"/>
                      <w:rPrChange w:id="708" w:author="Momo" w:date="2025-03-18T17:47:00Z" w16du:dateUtc="2025-03-18T15:47:00Z">
                        <w:rPr>
                          <w:ins w:id="709" w:author="Momo" w:date="2025-03-18T17:45:00Z" w16du:dateUtc="2025-03-18T15:45:00Z"/>
                          <w:rFonts w:asciiTheme="minorHAnsi" w:hAnsiTheme="minorHAnsi" w:cstheme="minorHAnsi"/>
                          <w:color w:val="000000"/>
                          <w:sz w:val="18"/>
                          <w:szCs w:val="18"/>
                        </w:rPr>
                      </w:rPrChange>
                    </w:rPr>
                  </w:pPr>
                  <w:ins w:id="710" w:author="Momo" w:date="2025-03-18T17:47:00Z" w16du:dateUtc="2025-03-18T15:47:00Z">
                    <w:r w:rsidRPr="008032BB">
                      <w:rPr>
                        <w:rFonts w:asciiTheme="minorHAnsi" w:hAnsiTheme="minorHAnsi" w:cstheme="minorHAnsi"/>
                        <w:b/>
                        <w:bCs/>
                        <w:sz w:val="18"/>
                        <w:szCs w:val="18"/>
                        <w:rPrChange w:id="711" w:author="Momo" w:date="2025-03-18T17:47:00Z" w16du:dateUtc="2025-03-18T15:47:00Z">
                          <w:rPr/>
                        </w:rPrChange>
                      </w:rPr>
                      <w:t>Principales actions</w:t>
                    </w:r>
                  </w:ins>
                </w:p>
              </w:tc>
            </w:tr>
            <w:tr w:rsidR="008032BB" w14:paraId="70AC1E8C" w14:textId="77777777" w:rsidTr="008032BB">
              <w:trPr>
                <w:ins w:id="712" w:author="Momo" w:date="2025-03-18T17:45:00Z"/>
              </w:trPr>
              <w:tc>
                <w:tcPr>
                  <w:tcW w:w="2319" w:type="dxa"/>
                  <w:vAlign w:val="center"/>
                  <w:tcPrChange w:id="713" w:author="Momo" w:date="2025-03-18T17:47:00Z" w16du:dateUtc="2025-03-18T15:47:00Z">
                    <w:tcPr>
                      <w:tcW w:w="2319" w:type="dxa"/>
                    </w:tcPr>
                  </w:tcPrChange>
                </w:tcPr>
                <w:p w14:paraId="3D5A2CF0" w14:textId="2952831C" w:rsidR="008032BB" w:rsidRPr="008032BB" w:rsidRDefault="008032BB" w:rsidP="008032BB">
                  <w:pPr>
                    <w:pStyle w:val="NormalWeb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ins w:id="714" w:author="Momo" w:date="2025-03-18T17:45:00Z" w16du:dateUtc="2025-03-18T15:45:00Z"/>
                      <w:rFonts w:asciiTheme="minorHAnsi" w:hAnsiTheme="minorHAnsi" w:cstheme="minorHAnsi"/>
                      <w:color w:val="000000"/>
                      <w:sz w:val="18"/>
                      <w:szCs w:val="18"/>
                    </w:rPr>
                  </w:pPr>
                  <w:ins w:id="715" w:author="Momo" w:date="2025-03-18T17:47:00Z" w16du:dateUtc="2025-03-18T15:47:00Z">
                    <w:r w:rsidRPr="008032BB">
                      <w:rPr>
                        <w:rFonts w:asciiTheme="minorHAnsi" w:hAnsiTheme="minorHAnsi" w:cstheme="minorHAnsi"/>
                        <w:color w:val="000000"/>
                        <w:sz w:val="18"/>
                        <w:szCs w:val="18"/>
                      </w:rPr>
                      <w:t>Aldostérone</w:t>
                    </w:r>
                  </w:ins>
                </w:p>
              </w:tc>
              <w:tc>
                <w:tcPr>
                  <w:tcW w:w="2319" w:type="dxa"/>
                  <w:vAlign w:val="center"/>
                  <w:tcPrChange w:id="716" w:author="Momo" w:date="2025-03-18T17:47:00Z" w16du:dateUtc="2025-03-18T15:47:00Z">
                    <w:tcPr>
                      <w:tcW w:w="2319" w:type="dxa"/>
                    </w:tcPr>
                  </w:tcPrChange>
                </w:tcPr>
                <w:p w14:paraId="477AD93D" w14:textId="50F87DF0" w:rsidR="008032BB" w:rsidRPr="008032BB" w:rsidRDefault="008032BB" w:rsidP="008032BB">
                  <w:pPr>
                    <w:pStyle w:val="NormalWeb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ins w:id="717" w:author="Momo" w:date="2025-03-18T17:45:00Z" w16du:dateUtc="2025-03-18T15:45:00Z"/>
                      <w:rFonts w:asciiTheme="minorHAnsi" w:hAnsiTheme="minorHAnsi" w:cstheme="minorHAnsi"/>
                      <w:color w:val="000000"/>
                      <w:sz w:val="18"/>
                      <w:szCs w:val="18"/>
                    </w:rPr>
                  </w:pPr>
                  <w:ins w:id="718" w:author="Momo" w:date="2025-03-18T17:47:00Z" w16du:dateUtc="2025-03-18T15:47:00Z">
                    <w:r w:rsidRPr="008032BB">
                      <w:rPr>
                        <w:rFonts w:asciiTheme="minorHAnsi" w:hAnsiTheme="minorHAnsi" w:cstheme="minorHAnsi"/>
                        <w:color w:val="000000"/>
                        <w:sz w:val="18"/>
                        <w:szCs w:val="18"/>
                      </w:rPr>
                      <w:t>Tubule rénal</w:t>
                    </w:r>
                  </w:ins>
                </w:p>
              </w:tc>
              <w:tc>
                <w:tcPr>
                  <w:tcW w:w="2320" w:type="dxa"/>
                  <w:vAlign w:val="center"/>
                  <w:tcPrChange w:id="719" w:author="Momo" w:date="2025-03-18T17:47:00Z" w16du:dateUtc="2025-03-18T15:47:00Z">
                    <w:tcPr>
                      <w:tcW w:w="2320" w:type="dxa"/>
                    </w:tcPr>
                  </w:tcPrChange>
                </w:tcPr>
                <w:p w14:paraId="0389BC19" w14:textId="77777777" w:rsidR="008032BB" w:rsidRPr="008032BB" w:rsidRDefault="008032BB">
                  <w:pPr>
                    <w:pStyle w:val="NormalWeb"/>
                    <w:contextualSpacing/>
                    <w:jc w:val="center"/>
                    <w:textAlignment w:val="baseline"/>
                    <w:rPr>
                      <w:ins w:id="720" w:author="Momo" w:date="2025-03-18T17:47:00Z" w16du:dateUtc="2025-03-18T15:47:00Z"/>
                      <w:rFonts w:asciiTheme="minorHAnsi" w:hAnsiTheme="minorHAnsi" w:cstheme="minorHAnsi"/>
                      <w:color w:val="000000"/>
                      <w:sz w:val="18"/>
                      <w:szCs w:val="18"/>
                    </w:rPr>
                    <w:pPrChange w:id="721" w:author="Momo" w:date="2025-03-18T17:47:00Z" w16du:dateUtc="2025-03-18T15:47:00Z">
                      <w:pPr>
                        <w:pStyle w:val="NormalWeb"/>
                        <w:contextualSpacing/>
                        <w:textAlignment w:val="baseline"/>
                      </w:pPr>
                    </w:pPrChange>
                  </w:pPr>
                  <w:ins w:id="722" w:author="Momo" w:date="2025-03-18T17:47:00Z" w16du:dateUtc="2025-03-18T15:47:00Z">
                    <w:r w:rsidRPr="008032BB">
                      <w:rPr>
                        <w:rFonts w:asciiTheme="minorHAnsi" w:hAnsiTheme="minorHAnsi" w:cstheme="minorHAnsi"/>
                        <w:color w:val="000000"/>
                        <w:sz w:val="18"/>
                        <w:szCs w:val="18"/>
                      </w:rPr>
                      <w:t>- Active la réabsorption du sodium et l’excrétion du potassium</w:t>
                    </w:r>
                    <w:del w:id="723" w:author="sam cornet" w:date="2025-03-18T21:05:00Z" w16du:dateUtc="2025-03-18T20:05:00Z">
                      <w:r w:rsidRPr="008032BB" w:rsidDel="006F1C5C">
                        <w:rPr>
                          <w:rFonts w:asciiTheme="minorHAnsi" w:hAnsiTheme="minorHAnsi" w:cstheme="minorHAnsi"/>
                          <w:color w:val="000000"/>
                          <w:sz w:val="18"/>
                          <w:szCs w:val="18"/>
                        </w:rPr>
                        <w:delText>.</w:delText>
                      </w:r>
                    </w:del>
                  </w:ins>
                </w:p>
                <w:p w14:paraId="4EECE222" w14:textId="5601CA9F" w:rsidR="008032BB" w:rsidRPr="008032BB" w:rsidRDefault="008032BB" w:rsidP="008032BB">
                  <w:pPr>
                    <w:pStyle w:val="NormalWeb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ins w:id="724" w:author="Momo" w:date="2025-03-18T17:45:00Z" w16du:dateUtc="2025-03-18T15:45:00Z"/>
                      <w:rFonts w:asciiTheme="minorHAnsi" w:hAnsiTheme="minorHAnsi" w:cstheme="minorHAnsi"/>
                      <w:color w:val="000000"/>
                      <w:sz w:val="18"/>
                      <w:szCs w:val="18"/>
                    </w:rPr>
                  </w:pPr>
                  <w:ins w:id="725" w:author="Momo" w:date="2025-03-18T17:47:00Z" w16du:dateUtc="2025-03-18T15:47:00Z">
                    <w:r w:rsidRPr="008032BB">
                      <w:rPr>
                        <w:rFonts w:asciiTheme="minorHAnsi" w:hAnsiTheme="minorHAnsi" w:cstheme="minorHAnsi"/>
                        <w:color w:val="000000"/>
                        <w:sz w:val="18"/>
                        <w:szCs w:val="18"/>
                      </w:rPr>
                      <w:t>- Augmente le volume sanguin et la pression artérielle</w:t>
                    </w:r>
                    <w:del w:id="726" w:author="sam cornet" w:date="2025-03-18T21:06:00Z" w16du:dateUtc="2025-03-18T20:06:00Z">
                      <w:r w:rsidRPr="008032BB" w:rsidDel="006F1C5C">
                        <w:rPr>
                          <w:rFonts w:asciiTheme="minorHAnsi" w:hAnsiTheme="minorHAnsi" w:cstheme="minorHAnsi"/>
                          <w:color w:val="000000"/>
                          <w:sz w:val="18"/>
                          <w:szCs w:val="18"/>
                        </w:rPr>
                        <w:delText>.</w:delText>
                      </w:r>
                    </w:del>
                  </w:ins>
                </w:p>
              </w:tc>
            </w:tr>
            <w:tr w:rsidR="008032BB" w14:paraId="0A00B698" w14:textId="77777777" w:rsidTr="008032BB">
              <w:trPr>
                <w:ins w:id="727" w:author="Momo" w:date="2025-03-18T17:46:00Z"/>
              </w:trPr>
              <w:tc>
                <w:tcPr>
                  <w:tcW w:w="2319" w:type="dxa"/>
                  <w:vAlign w:val="center"/>
                  <w:tcPrChange w:id="728" w:author="Momo" w:date="2025-03-18T17:47:00Z" w16du:dateUtc="2025-03-18T15:47:00Z">
                    <w:tcPr>
                      <w:tcW w:w="2319" w:type="dxa"/>
                    </w:tcPr>
                  </w:tcPrChange>
                </w:tcPr>
                <w:p w14:paraId="4CE01F0E" w14:textId="7B3E55D8" w:rsidR="008032BB" w:rsidRPr="008032BB" w:rsidRDefault="008032BB" w:rsidP="008032BB">
                  <w:pPr>
                    <w:pStyle w:val="NormalWeb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ins w:id="729" w:author="Momo" w:date="2025-03-18T17:46:00Z" w16du:dateUtc="2025-03-18T15:46:00Z"/>
                      <w:rFonts w:asciiTheme="minorHAnsi" w:hAnsiTheme="minorHAnsi" w:cstheme="minorHAnsi"/>
                      <w:color w:val="000000"/>
                      <w:sz w:val="18"/>
                      <w:szCs w:val="18"/>
                    </w:rPr>
                  </w:pPr>
                  <w:ins w:id="730" w:author="Momo" w:date="2025-03-18T17:47:00Z" w16du:dateUtc="2025-03-18T15:47:00Z">
                    <w:r w:rsidRPr="008032BB">
                      <w:rPr>
                        <w:rFonts w:asciiTheme="minorHAnsi" w:hAnsiTheme="minorHAnsi" w:cstheme="minorHAnsi"/>
                        <w:color w:val="000000"/>
                        <w:sz w:val="18"/>
                        <w:szCs w:val="18"/>
                      </w:rPr>
                      <w:t>Cortisol</w:t>
                    </w:r>
                  </w:ins>
                </w:p>
              </w:tc>
              <w:tc>
                <w:tcPr>
                  <w:tcW w:w="2319" w:type="dxa"/>
                  <w:vAlign w:val="center"/>
                  <w:tcPrChange w:id="731" w:author="Momo" w:date="2025-03-18T17:47:00Z" w16du:dateUtc="2025-03-18T15:47:00Z">
                    <w:tcPr>
                      <w:tcW w:w="2319" w:type="dxa"/>
                    </w:tcPr>
                  </w:tcPrChange>
                </w:tcPr>
                <w:p w14:paraId="4D142B36" w14:textId="3A23C4AA" w:rsidR="008032BB" w:rsidRPr="008032BB" w:rsidRDefault="008032BB" w:rsidP="008032BB">
                  <w:pPr>
                    <w:pStyle w:val="NormalWeb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ins w:id="732" w:author="Momo" w:date="2025-03-18T17:46:00Z" w16du:dateUtc="2025-03-18T15:46:00Z"/>
                      <w:rFonts w:asciiTheme="minorHAnsi" w:hAnsiTheme="minorHAnsi" w:cstheme="minorHAnsi"/>
                      <w:color w:val="000000"/>
                      <w:sz w:val="18"/>
                      <w:szCs w:val="18"/>
                    </w:rPr>
                  </w:pPr>
                  <w:ins w:id="733" w:author="Momo" w:date="2025-03-18T17:47:00Z" w16du:dateUtc="2025-03-18T15:47:00Z">
                    <w:r w:rsidRPr="008032BB">
                      <w:rPr>
                        <w:rFonts w:asciiTheme="minorHAnsi" w:hAnsiTheme="minorHAnsi" w:cstheme="minorHAnsi"/>
                        <w:color w:val="000000"/>
                        <w:sz w:val="18"/>
                        <w:szCs w:val="18"/>
                      </w:rPr>
                      <w:t>La plupart des cellules</w:t>
                    </w:r>
                  </w:ins>
                </w:p>
              </w:tc>
              <w:tc>
                <w:tcPr>
                  <w:tcW w:w="2320" w:type="dxa"/>
                  <w:vAlign w:val="center"/>
                  <w:tcPrChange w:id="734" w:author="Momo" w:date="2025-03-18T17:47:00Z" w16du:dateUtc="2025-03-18T15:47:00Z">
                    <w:tcPr>
                      <w:tcW w:w="2320" w:type="dxa"/>
                    </w:tcPr>
                  </w:tcPrChange>
                </w:tcPr>
                <w:p w14:paraId="2CE43E9C" w14:textId="77777777" w:rsidR="008032BB" w:rsidRPr="008032BB" w:rsidRDefault="008032BB">
                  <w:pPr>
                    <w:pStyle w:val="NormalWeb"/>
                    <w:contextualSpacing/>
                    <w:jc w:val="center"/>
                    <w:textAlignment w:val="baseline"/>
                    <w:rPr>
                      <w:ins w:id="735" w:author="Momo" w:date="2025-03-18T17:47:00Z" w16du:dateUtc="2025-03-18T15:47:00Z"/>
                      <w:rFonts w:asciiTheme="minorHAnsi" w:hAnsiTheme="minorHAnsi" w:cstheme="minorHAnsi"/>
                      <w:color w:val="000000"/>
                      <w:sz w:val="18"/>
                      <w:szCs w:val="18"/>
                    </w:rPr>
                    <w:pPrChange w:id="736" w:author="Momo" w:date="2025-03-18T17:47:00Z" w16du:dateUtc="2025-03-18T15:47:00Z">
                      <w:pPr>
                        <w:pStyle w:val="NormalWeb"/>
                        <w:contextualSpacing/>
                        <w:textAlignment w:val="baseline"/>
                      </w:pPr>
                    </w:pPrChange>
                  </w:pPr>
                  <w:ins w:id="737" w:author="Momo" w:date="2025-03-18T17:47:00Z" w16du:dateUtc="2025-03-18T15:47:00Z">
                    <w:r w:rsidRPr="008032BB">
                      <w:rPr>
                        <w:rFonts w:asciiTheme="minorHAnsi" w:hAnsiTheme="minorHAnsi" w:cstheme="minorHAnsi"/>
                        <w:color w:val="000000"/>
                        <w:sz w:val="18"/>
                        <w:szCs w:val="18"/>
                      </w:rPr>
                      <w:t>- Favorise l’utilisation des acides gras et le catabolisme des protéines</w:t>
                    </w:r>
                    <w:del w:id="738" w:author="sam cornet" w:date="2025-03-18T21:06:00Z" w16du:dateUtc="2025-03-18T20:06:00Z">
                      <w:r w:rsidRPr="008032BB" w:rsidDel="006F1C5C">
                        <w:rPr>
                          <w:rFonts w:asciiTheme="minorHAnsi" w:hAnsiTheme="minorHAnsi" w:cstheme="minorHAnsi"/>
                          <w:color w:val="000000"/>
                          <w:sz w:val="18"/>
                          <w:szCs w:val="18"/>
                        </w:rPr>
                        <w:delText>.</w:delText>
                      </w:r>
                    </w:del>
                  </w:ins>
                </w:p>
                <w:p w14:paraId="4B42A636" w14:textId="77777777" w:rsidR="008032BB" w:rsidRPr="008032BB" w:rsidRDefault="008032BB">
                  <w:pPr>
                    <w:pStyle w:val="NormalWeb"/>
                    <w:contextualSpacing/>
                    <w:jc w:val="center"/>
                    <w:textAlignment w:val="baseline"/>
                    <w:rPr>
                      <w:ins w:id="739" w:author="Momo" w:date="2025-03-18T17:47:00Z" w16du:dateUtc="2025-03-18T15:47:00Z"/>
                      <w:rFonts w:asciiTheme="minorHAnsi" w:hAnsiTheme="minorHAnsi" w:cstheme="minorHAnsi"/>
                      <w:color w:val="000000"/>
                      <w:sz w:val="18"/>
                      <w:szCs w:val="18"/>
                    </w:rPr>
                    <w:pPrChange w:id="740" w:author="Momo" w:date="2025-03-18T17:47:00Z" w16du:dateUtc="2025-03-18T15:47:00Z">
                      <w:pPr>
                        <w:pStyle w:val="NormalWeb"/>
                        <w:contextualSpacing/>
                        <w:textAlignment w:val="baseline"/>
                      </w:pPr>
                    </w:pPrChange>
                  </w:pPr>
                  <w:ins w:id="741" w:author="Momo" w:date="2025-03-18T17:47:00Z" w16du:dateUtc="2025-03-18T15:47:00Z">
                    <w:r w:rsidRPr="008032BB">
                      <w:rPr>
                        <w:rFonts w:asciiTheme="minorHAnsi" w:hAnsiTheme="minorHAnsi" w:cstheme="minorHAnsi"/>
                        <w:color w:val="000000"/>
                        <w:sz w:val="18"/>
                        <w:szCs w:val="18"/>
                      </w:rPr>
                      <w:t>- Antagoniste de l’insuline</w:t>
                    </w:r>
                    <w:del w:id="742" w:author="sam cornet" w:date="2025-03-18T21:06:00Z" w16du:dateUtc="2025-03-18T20:06:00Z">
                      <w:r w:rsidRPr="008032BB" w:rsidDel="006F1C5C">
                        <w:rPr>
                          <w:rFonts w:asciiTheme="minorHAnsi" w:hAnsiTheme="minorHAnsi" w:cstheme="minorHAnsi"/>
                          <w:color w:val="000000"/>
                          <w:sz w:val="18"/>
                          <w:szCs w:val="18"/>
                        </w:rPr>
                        <w:delText>.</w:delText>
                      </w:r>
                    </w:del>
                  </w:ins>
                </w:p>
                <w:p w14:paraId="19CA8944" w14:textId="56EF40A7" w:rsidR="008032BB" w:rsidRPr="008032BB" w:rsidRDefault="008032BB" w:rsidP="008032BB">
                  <w:pPr>
                    <w:pStyle w:val="NormalWeb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ins w:id="743" w:author="Momo" w:date="2025-03-18T17:46:00Z" w16du:dateUtc="2025-03-18T15:46:00Z"/>
                      <w:rFonts w:asciiTheme="minorHAnsi" w:hAnsiTheme="minorHAnsi" w:cstheme="minorHAnsi"/>
                      <w:color w:val="000000"/>
                      <w:sz w:val="18"/>
                      <w:szCs w:val="18"/>
                    </w:rPr>
                  </w:pPr>
                  <w:ins w:id="744" w:author="Momo" w:date="2025-03-18T17:47:00Z" w16du:dateUtc="2025-03-18T15:47:00Z">
                    <w:r w:rsidRPr="008032BB">
                      <w:rPr>
                        <w:rFonts w:asciiTheme="minorHAnsi" w:hAnsiTheme="minorHAnsi" w:cstheme="minorHAnsi"/>
                        <w:color w:val="000000"/>
                        <w:sz w:val="18"/>
                        <w:szCs w:val="18"/>
                      </w:rPr>
                      <w:t>- Possède des effets anti-inflammatoires</w:t>
                    </w:r>
                    <w:del w:id="745" w:author="sam cornet" w:date="2025-03-18T21:06:00Z" w16du:dateUtc="2025-03-18T20:06:00Z">
                      <w:r w:rsidRPr="008032BB" w:rsidDel="006F1C5C">
                        <w:rPr>
                          <w:rFonts w:asciiTheme="minorHAnsi" w:hAnsiTheme="minorHAnsi" w:cstheme="minorHAnsi"/>
                          <w:color w:val="000000"/>
                          <w:sz w:val="18"/>
                          <w:szCs w:val="18"/>
                        </w:rPr>
                        <w:delText>.</w:delText>
                      </w:r>
                    </w:del>
                  </w:ins>
                </w:p>
              </w:tc>
            </w:tr>
          </w:tbl>
          <w:p w14:paraId="05766A18" w14:textId="0A8BA980" w:rsidR="007E5CD2" w:rsidRPr="00A95A9B" w:rsidRDefault="007E5CD2" w:rsidP="007E5CD2">
            <w:pPr>
              <w:pStyle w:val="NormalWeb"/>
              <w:spacing w:before="0" w:beforeAutospacing="0" w:after="0" w:afterAutospacing="0"/>
              <w:contextualSpacing/>
              <w:jc w:val="center"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</w:tr>
    </w:tbl>
    <w:p w14:paraId="481B4812" w14:textId="77777777" w:rsidR="00F910E6" w:rsidRDefault="00F910E6" w:rsidP="001D1600">
      <w:pPr>
        <w:tabs>
          <w:tab w:val="left" w:pos="7066"/>
        </w:tabs>
        <w:jc w:val="both"/>
        <w:rPr>
          <w:ins w:id="746" w:author="sam cornet" w:date="2025-03-17T22:52:00Z" w16du:dateUtc="2025-03-17T21:52:00Z"/>
          <w:rFonts w:asciiTheme="minorHAnsi" w:hAnsiTheme="minorHAnsi" w:cstheme="minorHAnsi"/>
          <w:color w:val="55519B"/>
        </w:rPr>
      </w:pPr>
    </w:p>
    <w:p w14:paraId="1EEE2C6D" w14:textId="77777777" w:rsidR="003E06BE" w:rsidRDefault="003E06BE" w:rsidP="001D1600">
      <w:pPr>
        <w:tabs>
          <w:tab w:val="left" w:pos="7066"/>
        </w:tabs>
        <w:jc w:val="both"/>
        <w:rPr>
          <w:ins w:id="747" w:author="sam cornet" w:date="2025-03-17T22:52:00Z" w16du:dateUtc="2025-03-17T21:52:00Z"/>
          <w:rFonts w:asciiTheme="minorHAnsi" w:hAnsiTheme="minorHAnsi" w:cstheme="minorHAnsi"/>
          <w:color w:val="55519B"/>
        </w:rPr>
      </w:pPr>
    </w:p>
    <w:p w14:paraId="683A54CF" w14:textId="77777777" w:rsidR="003E06BE" w:rsidRDefault="003E06BE" w:rsidP="001D1600">
      <w:pPr>
        <w:tabs>
          <w:tab w:val="left" w:pos="7066"/>
        </w:tabs>
        <w:jc w:val="both"/>
        <w:rPr>
          <w:ins w:id="748" w:author="sam cornet" w:date="2025-03-17T22:52:00Z" w16du:dateUtc="2025-03-17T21:52:00Z"/>
          <w:rFonts w:asciiTheme="minorHAnsi" w:hAnsiTheme="minorHAnsi" w:cstheme="minorHAnsi"/>
          <w:color w:val="55519B"/>
        </w:rPr>
      </w:pPr>
    </w:p>
    <w:p w14:paraId="14BC2530" w14:textId="77777777" w:rsidR="003E06BE" w:rsidRDefault="003E06BE" w:rsidP="001D1600">
      <w:pPr>
        <w:tabs>
          <w:tab w:val="left" w:pos="7066"/>
        </w:tabs>
        <w:jc w:val="both"/>
        <w:rPr>
          <w:ins w:id="749" w:author="sam cornet" w:date="2025-03-17T22:52:00Z" w16du:dateUtc="2025-03-17T21:52:00Z"/>
          <w:rFonts w:asciiTheme="minorHAnsi" w:hAnsiTheme="minorHAnsi" w:cstheme="minorHAnsi"/>
          <w:color w:val="55519B"/>
        </w:rPr>
      </w:pPr>
    </w:p>
    <w:p w14:paraId="30A79408" w14:textId="77777777" w:rsidR="003E06BE" w:rsidRDefault="003E06BE" w:rsidP="001D1600">
      <w:pPr>
        <w:tabs>
          <w:tab w:val="left" w:pos="7066"/>
        </w:tabs>
        <w:jc w:val="both"/>
        <w:rPr>
          <w:ins w:id="750" w:author="sam cornet" w:date="2025-03-17T22:52:00Z" w16du:dateUtc="2025-03-17T21:52:00Z"/>
          <w:rFonts w:asciiTheme="minorHAnsi" w:hAnsiTheme="minorHAnsi" w:cstheme="minorHAnsi"/>
          <w:color w:val="55519B"/>
        </w:rPr>
      </w:pPr>
    </w:p>
    <w:p w14:paraId="5CD4A1B4" w14:textId="77777777" w:rsidR="003E06BE" w:rsidRDefault="003E06BE" w:rsidP="001D1600">
      <w:pPr>
        <w:tabs>
          <w:tab w:val="left" w:pos="7066"/>
        </w:tabs>
        <w:jc w:val="both"/>
        <w:rPr>
          <w:ins w:id="751" w:author="sam cornet" w:date="2025-03-17T22:52:00Z" w16du:dateUtc="2025-03-17T21:52:00Z"/>
          <w:rFonts w:asciiTheme="minorHAnsi" w:hAnsiTheme="minorHAnsi" w:cstheme="minorHAnsi"/>
          <w:color w:val="55519B"/>
        </w:rPr>
      </w:pPr>
    </w:p>
    <w:p w14:paraId="61B3F651" w14:textId="77777777" w:rsidR="003E06BE" w:rsidRDefault="003E06BE" w:rsidP="001D1600">
      <w:pPr>
        <w:tabs>
          <w:tab w:val="left" w:pos="7066"/>
        </w:tabs>
        <w:jc w:val="both"/>
        <w:rPr>
          <w:ins w:id="752" w:author="sam cornet" w:date="2025-03-17T22:52:00Z" w16du:dateUtc="2025-03-17T21:52:00Z"/>
          <w:rFonts w:asciiTheme="minorHAnsi" w:hAnsiTheme="minorHAnsi" w:cstheme="minorHAnsi"/>
          <w:color w:val="55519B"/>
        </w:rPr>
      </w:pPr>
    </w:p>
    <w:p w14:paraId="462A2B4C" w14:textId="77777777" w:rsidR="003E06BE" w:rsidRDefault="003E06BE" w:rsidP="001D1600">
      <w:pPr>
        <w:tabs>
          <w:tab w:val="left" w:pos="7066"/>
        </w:tabs>
        <w:jc w:val="both"/>
        <w:rPr>
          <w:ins w:id="753" w:author="sam cornet" w:date="2025-03-17T22:52:00Z" w16du:dateUtc="2025-03-17T21:52:00Z"/>
          <w:rFonts w:asciiTheme="minorHAnsi" w:hAnsiTheme="minorHAnsi" w:cstheme="minorHAnsi"/>
          <w:color w:val="55519B"/>
        </w:rPr>
      </w:pPr>
    </w:p>
    <w:p w14:paraId="597BDD75" w14:textId="77777777" w:rsidR="003E06BE" w:rsidRDefault="003E06BE" w:rsidP="001D1600">
      <w:pPr>
        <w:tabs>
          <w:tab w:val="left" w:pos="7066"/>
        </w:tabs>
        <w:jc w:val="both"/>
        <w:rPr>
          <w:ins w:id="754" w:author="sam cornet" w:date="2025-03-17T22:52:00Z" w16du:dateUtc="2025-03-17T21:52:00Z"/>
          <w:rFonts w:asciiTheme="minorHAnsi" w:hAnsiTheme="minorHAnsi" w:cstheme="minorHAnsi"/>
          <w:color w:val="55519B"/>
        </w:rPr>
      </w:pPr>
    </w:p>
    <w:p w14:paraId="10EDAB90" w14:textId="77777777" w:rsidR="003E06BE" w:rsidRDefault="003E06BE" w:rsidP="001D1600">
      <w:pPr>
        <w:tabs>
          <w:tab w:val="left" w:pos="7066"/>
        </w:tabs>
        <w:jc w:val="both"/>
        <w:rPr>
          <w:ins w:id="755" w:author="sam cornet" w:date="2025-03-17T22:52:00Z" w16du:dateUtc="2025-03-17T21:52:00Z"/>
          <w:rFonts w:asciiTheme="minorHAnsi" w:hAnsiTheme="minorHAnsi" w:cstheme="minorHAnsi"/>
          <w:color w:val="55519B"/>
        </w:rPr>
      </w:pPr>
    </w:p>
    <w:p w14:paraId="66C6453D" w14:textId="77777777" w:rsidR="003E06BE" w:rsidRDefault="003E06BE" w:rsidP="001D1600">
      <w:pPr>
        <w:tabs>
          <w:tab w:val="left" w:pos="7066"/>
        </w:tabs>
        <w:jc w:val="both"/>
        <w:rPr>
          <w:ins w:id="756" w:author="sam cornet" w:date="2025-03-17T22:52:00Z" w16du:dateUtc="2025-03-17T21:52:00Z"/>
          <w:rFonts w:asciiTheme="minorHAnsi" w:hAnsiTheme="minorHAnsi" w:cstheme="minorHAnsi"/>
          <w:color w:val="55519B"/>
        </w:rPr>
      </w:pPr>
    </w:p>
    <w:p w14:paraId="46971F6D" w14:textId="77777777" w:rsidR="003E06BE" w:rsidRDefault="003E06BE" w:rsidP="001D1600">
      <w:pPr>
        <w:tabs>
          <w:tab w:val="left" w:pos="7066"/>
        </w:tabs>
        <w:jc w:val="both"/>
        <w:rPr>
          <w:ins w:id="757" w:author="sam cornet" w:date="2025-03-17T22:53:00Z" w16du:dateUtc="2025-03-17T21:53:00Z"/>
          <w:rFonts w:asciiTheme="minorHAnsi" w:hAnsiTheme="minorHAnsi" w:cstheme="minorHAnsi"/>
          <w:color w:val="55519B"/>
        </w:rPr>
      </w:pPr>
    </w:p>
    <w:p w14:paraId="6986C0FF" w14:textId="77777777" w:rsidR="003E06BE" w:rsidRDefault="003E06BE" w:rsidP="001D1600">
      <w:pPr>
        <w:tabs>
          <w:tab w:val="left" w:pos="7066"/>
        </w:tabs>
        <w:jc w:val="both"/>
        <w:rPr>
          <w:ins w:id="758" w:author="sam cornet" w:date="2025-03-17T22:53:00Z" w16du:dateUtc="2025-03-17T21:53:00Z"/>
          <w:rFonts w:asciiTheme="minorHAnsi" w:hAnsiTheme="minorHAnsi" w:cstheme="minorHAnsi"/>
          <w:color w:val="55519B"/>
        </w:rPr>
      </w:pPr>
    </w:p>
    <w:p w14:paraId="28B81D10" w14:textId="77777777" w:rsidR="003E06BE" w:rsidRDefault="003E06BE" w:rsidP="001D1600">
      <w:pPr>
        <w:tabs>
          <w:tab w:val="left" w:pos="7066"/>
        </w:tabs>
        <w:jc w:val="both"/>
        <w:rPr>
          <w:ins w:id="759" w:author="sam cornet" w:date="2025-03-17T22:53:00Z" w16du:dateUtc="2025-03-17T21:53:00Z"/>
          <w:rFonts w:asciiTheme="minorHAnsi" w:hAnsiTheme="minorHAnsi" w:cstheme="minorHAnsi"/>
          <w:color w:val="55519B"/>
        </w:rPr>
      </w:pPr>
    </w:p>
    <w:p w14:paraId="37ABF243" w14:textId="77777777" w:rsidR="003E06BE" w:rsidRDefault="003E06BE" w:rsidP="001D1600">
      <w:pPr>
        <w:tabs>
          <w:tab w:val="left" w:pos="7066"/>
        </w:tabs>
        <w:jc w:val="both"/>
        <w:rPr>
          <w:ins w:id="760" w:author="sam cornet" w:date="2025-03-17T22:53:00Z" w16du:dateUtc="2025-03-17T21:53:00Z"/>
          <w:rFonts w:asciiTheme="minorHAnsi" w:hAnsiTheme="minorHAnsi" w:cstheme="minorHAnsi"/>
          <w:color w:val="55519B"/>
        </w:rPr>
      </w:pPr>
    </w:p>
    <w:p w14:paraId="0AC2B099" w14:textId="77777777" w:rsidR="003E06BE" w:rsidRDefault="003E06BE" w:rsidP="001D1600">
      <w:pPr>
        <w:tabs>
          <w:tab w:val="left" w:pos="7066"/>
        </w:tabs>
        <w:jc w:val="both"/>
        <w:rPr>
          <w:ins w:id="761" w:author="sam cornet" w:date="2025-03-17T22:53:00Z" w16du:dateUtc="2025-03-17T21:53:00Z"/>
          <w:rFonts w:asciiTheme="minorHAnsi" w:hAnsiTheme="minorHAnsi" w:cstheme="minorHAnsi"/>
          <w:color w:val="55519B"/>
        </w:rPr>
      </w:pPr>
    </w:p>
    <w:p w14:paraId="401479B9" w14:textId="77777777" w:rsidR="003E06BE" w:rsidRDefault="003E06BE" w:rsidP="001D1600">
      <w:pPr>
        <w:tabs>
          <w:tab w:val="left" w:pos="7066"/>
        </w:tabs>
        <w:jc w:val="both"/>
        <w:rPr>
          <w:ins w:id="762" w:author="sam cornet" w:date="2025-03-17T22:53:00Z" w16du:dateUtc="2025-03-17T21:53:00Z"/>
          <w:rFonts w:asciiTheme="minorHAnsi" w:hAnsiTheme="minorHAnsi" w:cstheme="minorHAnsi"/>
          <w:color w:val="55519B"/>
        </w:rPr>
      </w:pPr>
    </w:p>
    <w:p w14:paraId="34F46FCA" w14:textId="77777777" w:rsidR="003E06BE" w:rsidRDefault="003E06BE" w:rsidP="001D1600">
      <w:pPr>
        <w:tabs>
          <w:tab w:val="left" w:pos="7066"/>
        </w:tabs>
        <w:jc w:val="both"/>
        <w:rPr>
          <w:ins w:id="763" w:author="sam cornet" w:date="2025-03-17T22:53:00Z" w16du:dateUtc="2025-03-17T21:53:00Z"/>
          <w:rFonts w:asciiTheme="minorHAnsi" w:hAnsiTheme="minorHAnsi" w:cstheme="minorHAnsi"/>
          <w:color w:val="55519B"/>
        </w:rPr>
      </w:pPr>
    </w:p>
    <w:p w14:paraId="386926B6" w14:textId="77777777" w:rsidR="003E06BE" w:rsidRDefault="003E06BE" w:rsidP="001D1600">
      <w:pPr>
        <w:tabs>
          <w:tab w:val="left" w:pos="7066"/>
        </w:tabs>
        <w:jc w:val="both"/>
        <w:rPr>
          <w:ins w:id="764" w:author="sam cornet" w:date="2025-03-17T22:53:00Z" w16du:dateUtc="2025-03-17T21:53:00Z"/>
          <w:rFonts w:asciiTheme="minorHAnsi" w:hAnsiTheme="minorHAnsi" w:cstheme="minorHAnsi"/>
          <w:color w:val="55519B"/>
        </w:rPr>
      </w:pPr>
    </w:p>
    <w:p w14:paraId="3215AC06" w14:textId="77777777" w:rsidR="003E06BE" w:rsidRDefault="003E06BE" w:rsidP="001D1600">
      <w:pPr>
        <w:tabs>
          <w:tab w:val="left" w:pos="7066"/>
        </w:tabs>
        <w:jc w:val="both"/>
        <w:rPr>
          <w:ins w:id="765" w:author="sam cornet" w:date="2025-03-17T22:53:00Z" w16du:dateUtc="2025-03-17T21:53:00Z"/>
          <w:rFonts w:asciiTheme="minorHAnsi" w:hAnsiTheme="minorHAnsi" w:cstheme="minorHAnsi"/>
          <w:color w:val="55519B"/>
        </w:rPr>
      </w:pPr>
    </w:p>
    <w:p w14:paraId="1E25392B" w14:textId="77777777" w:rsidR="003E06BE" w:rsidRDefault="003E06BE" w:rsidP="001D1600">
      <w:pPr>
        <w:tabs>
          <w:tab w:val="left" w:pos="7066"/>
        </w:tabs>
        <w:jc w:val="both"/>
        <w:rPr>
          <w:ins w:id="766" w:author="sam cornet" w:date="2025-03-17T22:53:00Z" w16du:dateUtc="2025-03-17T21:53:00Z"/>
          <w:rFonts w:asciiTheme="minorHAnsi" w:hAnsiTheme="minorHAnsi" w:cstheme="minorHAnsi"/>
          <w:color w:val="55519B"/>
        </w:rPr>
      </w:pPr>
    </w:p>
    <w:p w14:paraId="75AF444E" w14:textId="77777777" w:rsidR="003E06BE" w:rsidRDefault="003E06BE" w:rsidP="001D1600">
      <w:pPr>
        <w:tabs>
          <w:tab w:val="left" w:pos="7066"/>
        </w:tabs>
        <w:jc w:val="both"/>
        <w:rPr>
          <w:ins w:id="767" w:author="sam cornet" w:date="2025-03-17T22:53:00Z" w16du:dateUtc="2025-03-17T21:53:00Z"/>
          <w:rFonts w:asciiTheme="minorHAnsi" w:hAnsiTheme="minorHAnsi" w:cstheme="minorHAnsi"/>
          <w:color w:val="55519B"/>
        </w:rPr>
      </w:pPr>
    </w:p>
    <w:p w14:paraId="20E243BB" w14:textId="77777777" w:rsidR="003E06BE" w:rsidRDefault="003E06BE" w:rsidP="001D1600">
      <w:pPr>
        <w:tabs>
          <w:tab w:val="left" w:pos="7066"/>
        </w:tabs>
        <w:jc w:val="both"/>
        <w:rPr>
          <w:ins w:id="768" w:author="sam cornet" w:date="2025-03-17T22:53:00Z" w16du:dateUtc="2025-03-17T21:53:00Z"/>
          <w:rFonts w:asciiTheme="minorHAnsi" w:hAnsiTheme="minorHAnsi" w:cstheme="minorHAnsi"/>
          <w:color w:val="55519B"/>
        </w:rPr>
      </w:pPr>
    </w:p>
    <w:p w14:paraId="63BF8129" w14:textId="77777777" w:rsidR="003E06BE" w:rsidRDefault="003E06BE" w:rsidP="001D1600">
      <w:pPr>
        <w:tabs>
          <w:tab w:val="left" w:pos="7066"/>
        </w:tabs>
        <w:jc w:val="both"/>
        <w:rPr>
          <w:ins w:id="769" w:author="sam cornet" w:date="2025-03-17T22:53:00Z" w16du:dateUtc="2025-03-17T21:53:00Z"/>
          <w:rFonts w:asciiTheme="minorHAnsi" w:hAnsiTheme="minorHAnsi" w:cstheme="minorHAnsi"/>
          <w:color w:val="55519B"/>
        </w:rPr>
      </w:pPr>
    </w:p>
    <w:p w14:paraId="42712AC9" w14:textId="77777777" w:rsidR="003E06BE" w:rsidRPr="002C1C62" w:rsidRDefault="003E06BE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tbl>
      <w:tblPr>
        <w:tblW w:w="9654" w:type="dxa"/>
        <w:tblInd w:w="-5" w:type="dxa"/>
        <w:tblLook w:val="04A0" w:firstRow="1" w:lastRow="0" w:firstColumn="1" w:lastColumn="0" w:noHBand="0" w:noVBand="1"/>
        <w:tblPrChange w:id="770" w:author="sam cornet" w:date="2025-03-17T22:36:00Z" w16du:dateUtc="2025-03-17T21:36:00Z">
          <w:tblPr>
            <w:tblW w:w="9654" w:type="dxa"/>
            <w:tblInd w:w="-5" w:type="dxa"/>
            <w:tblLook w:val="04A0" w:firstRow="1" w:lastRow="0" w:firstColumn="1" w:lastColumn="0" w:noHBand="0" w:noVBand="1"/>
          </w:tblPr>
        </w:tblPrChange>
      </w:tblPr>
      <w:tblGrid>
        <w:gridCol w:w="1418"/>
        <w:gridCol w:w="8236"/>
        <w:tblGridChange w:id="771">
          <w:tblGrid>
            <w:gridCol w:w="15"/>
            <w:gridCol w:w="1403"/>
            <w:gridCol w:w="298"/>
            <w:gridCol w:w="7938"/>
            <w:gridCol w:w="15"/>
          </w:tblGrid>
        </w:tblGridChange>
      </w:tblGrid>
      <w:tr w:rsidR="00C1350C" w:rsidRPr="002C1C62" w14:paraId="25BEF3DC" w14:textId="77777777" w:rsidTr="00B960BE">
        <w:trPr>
          <w:trHeight w:val="737"/>
          <w:tblHeader/>
          <w:trPrChange w:id="772" w:author="sam cornet" w:date="2025-03-17T22:36:00Z" w16du:dateUtc="2025-03-17T21:36:00Z">
            <w:trPr>
              <w:gridBefore w:val="1"/>
              <w:trHeight w:val="737"/>
              <w:tblHeader/>
            </w:trPr>
          </w:trPrChange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221D3F"/>
            <w:vAlign w:val="center"/>
            <w:tcPrChange w:id="773" w:author="sam cornet" w:date="2025-03-17T22:36:00Z" w16du:dateUtc="2025-03-17T21:36:00Z">
              <w:tcPr>
                <w:tcW w:w="1701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auto"/>
                </w:tcBorders>
                <w:shd w:val="clear" w:color="auto" w:fill="221D3F"/>
                <w:vAlign w:val="center"/>
              </w:tcPr>
            </w:tcPrChange>
          </w:tcPr>
          <w:p w14:paraId="59A8C90F" w14:textId="56AFB00E" w:rsidR="00C1350C" w:rsidRPr="006F1C5C" w:rsidRDefault="00696EA1" w:rsidP="00F910E6">
            <w:pPr>
              <w:spacing w:before="120" w:after="120" w:line="240" w:lineRule="auto"/>
              <w:rPr>
                <w:rFonts w:asciiTheme="minorHAnsi" w:hAnsiTheme="minorHAnsi" w:cstheme="minorHAnsi"/>
                <w:b/>
                <w:bCs/>
                <w:i/>
                <w:iCs/>
                <w:color w:val="FFFFFF"/>
                <w:sz w:val="20"/>
                <w:szCs w:val="20"/>
                <w:rPrChange w:id="774" w:author="sam cornet" w:date="2025-03-18T21:09:00Z" w16du:dateUtc="2025-03-18T20:09:00Z">
                  <w:rPr>
                    <w:rFonts w:asciiTheme="minorHAnsi" w:hAnsiTheme="minorHAnsi" w:cstheme="minorHAnsi"/>
                    <w:i/>
                    <w:iCs/>
                    <w:color w:val="FFFFFF"/>
                    <w:sz w:val="20"/>
                    <w:szCs w:val="20"/>
                  </w:rPr>
                </w:rPrChange>
              </w:rPr>
            </w:pPr>
            <w:r w:rsidRPr="006F1C5C">
              <w:rPr>
                <w:rFonts w:asciiTheme="minorHAnsi" w:hAnsiTheme="minorHAnsi" w:cstheme="minorHAnsi"/>
                <w:b/>
                <w:bCs/>
                <w:i/>
                <w:iCs/>
                <w:color w:val="FFFFFF"/>
                <w:sz w:val="20"/>
                <w:szCs w:val="20"/>
                <w:rPrChange w:id="775" w:author="sam cornet" w:date="2025-03-18T21:09:00Z" w16du:dateUtc="2025-03-18T20:09:00Z">
                  <w:rPr>
                    <w:rFonts w:asciiTheme="minorHAnsi" w:hAnsiTheme="minorHAnsi" w:cstheme="minorHAnsi"/>
                    <w:i/>
                    <w:iCs/>
                    <w:color w:val="FFFFFF"/>
                    <w:sz w:val="20"/>
                    <w:szCs w:val="20"/>
                  </w:rPr>
                </w:rPrChange>
              </w:rPr>
              <w:lastRenderedPageBreak/>
              <w:t>I. Les glandes endocrines et les hormones</w:t>
            </w:r>
          </w:p>
        </w:tc>
        <w:tc>
          <w:tcPr>
            <w:tcW w:w="8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4CAADB"/>
            <w:vAlign w:val="center"/>
            <w:tcPrChange w:id="776" w:author="sam cornet" w:date="2025-03-17T22:36:00Z" w16du:dateUtc="2025-03-17T21:36:00Z">
              <w:tcPr>
                <w:tcW w:w="7953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auto"/>
                </w:tcBorders>
                <w:shd w:val="clear" w:color="auto" w:fill="4CAADB"/>
                <w:vAlign w:val="center"/>
              </w:tcPr>
            </w:tcPrChange>
          </w:tcPr>
          <w:p w14:paraId="3B361B38" w14:textId="63DDA2DA" w:rsidR="00C1350C" w:rsidRPr="002C1C62" w:rsidRDefault="00696EA1" w:rsidP="00BB05B4">
            <w:pPr>
              <w:spacing w:line="240" w:lineRule="auto"/>
              <w:rPr>
                <w:rFonts w:asciiTheme="minorHAnsi" w:hAnsiTheme="minorHAnsi" w:cstheme="minorHAnsi"/>
                <w:b/>
                <w:bCs/>
                <w:color w:val="F2F2F2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F2F2F2"/>
                <w:sz w:val="24"/>
                <w:szCs w:val="24"/>
              </w:rPr>
              <w:t>Le pancréas</w:t>
            </w:r>
          </w:p>
        </w:tc>
      </w:tr>
      <w:tr w:rsidR="00C1350C" w:rsidRPr="002C1C62" w14:paraId="6AD75723" w14:textId="77777777" w:rsidTr="007C27E7">
        <w:trPr>
          <w:trHeight w:val="5299"/>
          <w:tblHeader/>
          <w:trPrChange w:id="777" w:author="sam cornet" w:date="2025-03-18T07:13:00Z" w16du:dateUtc="2025-03-18T06:13:00Z">
            <w:trPr>
              <w:gridBefore w:val="1"/>
              <w:trHeight w:val="956"/>
              <w:tblHeader/>
            </w:trPr>
          </w:trPrChange>
        </w:trPr>
        <w:tc>
          <w:tcPr>
            <w:tcW w:w="1418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  <w:tcPrChange w:id="778" w:author="sam cornet" w:date="2025-03-18T07:13:00Z" w16du:dateUtc="2025-03-18T06:13:00Z">
              <w:tcPr>
                <w:tcW w:w="1701" w:type="dxa"/>
                <w:gridSpan w:val="2"/>
                <w:tcBorders>
                  <w:left w:val="single" w:sz="4" w:space="0" w:color="000000"/>
                  <w:bottom w:val="single" w:sz="4" w:space="0" w:color="auto"/>
                  <w:right w:val="single" w:sz="4" w:space="0" w:color="auto"/>
                </w:tcBorders>
                <w:shd w:val="clear" w:color="auto" w:fill="A6A6A6"/>
                <w:vAlign w:val="center"/>
              </w:tcPr>
            </w:tcPrChange>
          </w:tcPr>
          <w:p w14:paraId="299E0176" w14:textId="77777777" w:rsidR="00C1350C" w:rsidRPr="002C1C62" w:rsidRDefault="00C1350C" w:rsidP="00BB05B4">
            <w:pPr>
              <w:jc w:val="both"/>
              <w:rPr>
                <w:rFonts w:asciiTheme="minorHAnsi" w:hAnsiTheme="minorHAnsi" w:cstheme="minorHAnsi"/>
                <w:b/>
                <w:bCs/>
                <w:szCs w:val="18"/>
              </w:rPr>
            </w:pPr>
          </w:p>
          <w:p w14:paraId="2DAACABC" w14:textId="7AD54393" w:rsidR="00CB5DD5" w:rsidRPr="002C1C62" w:rsidRDefault="004545CE" w:rsidP="00CB5DD5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 xml:space="preserve">Généralités </w:t>
            </w:r>
          </w:p>
          <w:p w14:paraId="0C3050FD" w14:textId="77777777" w:rsidR="00C1350C" w:rsidRPr="002C1C62" w:rsidRDefault="00C1350C" w:rsidP="00BB05B4">
            <w:pPr>
              <w:rPr>
                <w:rFonts w:asciiTheme="minorHAnsi" w:hAnsiTheme="minorHAnsi" w:cstheme="minorHAnsi"/>
                <w:b/>
                <w:bCs/>
                <w:szCs w:val="18"/>
              </w:rPr>
            </w:pPr>
          </w:p>
        </w:tc>
        <w:tc>
          <w:tcPr>
            <w:tcW w:w="8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  <w:tcPrChange w:id="779" w:author="sam cornet" w:date="2025-03-18T07:13:00Z" w16du:dateUtc="2025-03-18T06:13:00Z">
              <w:tcPr>
                <w:tcW w:w="7953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000000"/>
                </w:tcBorders>
                <w:vAlign w:val="center"/>
              </w:tcPr>
            </w:tcPrChange>
          </w:tcPr>
          <w:p w14:paraId="4612D6B9" w14:textId="77777777" w:rsidR="004545CE" w:rsidRDefault="004545CE">
            <w:pPr>
              <w:pStyle w:val="NormalWeb"/>
              <w:numPr>
                <w:ilvl w:val="0"/>
                <w:numId w:val="27"/>
              </w:numPr>
              <w:spacing w:before="0" w:beforeAutospacing="0" w:after="0" w:afterAutospacing="0" w:line="276" w:lineRule="auto"/>
              <w:textAlignment w:val="baseline"/>
              <w:rPr>
                <w:rFonts w:asciiTheme="minorHAnsi" w:hAnsiTheme="minorHAnsi" w:cstheme="minorHAnsi"/>
                <w:sz w:val="18"/>
                <w:szCs w:val="18"/>
              </w:rPr>
              <w:pPrChange w:id="780" w:author="sam cornet" w:date="2025-03-18T07:13:00Z" w16du:dateUtc="2025-03-18T06:13:00Z">
                <w:pPr>
                  <w:pStyle w:val="NormalWeb"/>
                  <w:numPr>
                    <w:numId w:val="27"/>
                  </w:numPr>
                  <w:spacing w:before="0" w:beforeAutospacing="0" w:after="0" w:afterAutospacing="0"/>
                  <w:ind w:left="360" w:hanging="360"/>
                  <w:textAlignment w:val="baseline"/>
                </w:pPr>
              </w:pPrChange>
            </w:pPr>
            <w:r w:rsidRPr="004545CE">
              <w:rPr>
                <w:rFonts w:asciiTheme="minorHAnsi" w:hAnsiTheme="minorHAnsi" w:cstheme="minorHAnsi"/>
                <w:sz w:val="18"/>
                <w:szCs w:val="18"/>
              </w:rPr>
              <w:t xml:space="preserve">Sécrétion endocrine 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 xml:space="preserve">assurée par les </w:t>
            </w:r>
            <w:r w:rsidRPr="00CE3FA2">
              <w:rPr>
                <w:rFonts w:asciiTheme="minorHAnsi" w:hAnsiTheme="minorHAnsi" w:cstheme="minorHAnsi"/>
                <w:b/>
                <w:bCs/>
                <w:sz w:val="18"/>
                <w:szCs w:val="18"/>
                <w:rPrChange w:id="781" w:author="Lea MINAKIAN" w:date="2025-03-03T18:34:00Z" w16du:dateUtc="2025-03-03T17:34:00Z">
                  <w:rPr>
                    <w:rFonts w:asciiTheme="minorHAnsi" w:hAnsiTheme="minorHAnsi" w:cstheme="minorHAnsi"/>
                    <w:sz w:val="18"/>
                    <w:szCs w:val="18"/>
                  </w:rPr>
                </w:rPrChange>
              </w:rPr>
              <w:t>cellules endocrines</w:t>
            </w:r>
          </w:p>
          <w:p w14:paraId="19309CE8" w14:textId="77777777" w:rsidR="004545CE" w:rsidRDefault="004545CE">
            <w:pPr>
              <w:pStyle w:val="NormalWeb"/>
              <w:numPr>
                <w:ilvl w:val="0"/>
                <w:numId w:val="34"/>
              </w:numPr>
              <w:spacing w:before="0" w:beforeAutospacing="0" w:after="0" w:afterAutospacing="0" w:line="276" w:lineRule="auto"/>
              <w:textAlignment w:val="baseline"/>
              <w:rPr>
                <w:rFonts w:asciiTheme="minorHAnsi" w:hAnsiTheme="minorHAnsi" w:cstheme="minorHAnsi"/>
                <w:sz w:val="18"/>
                <w:szCs w:val="18"/>
              </w:rPr>
              <w:pPrChange w:id="782" w:author="sam cornet" w:date="2025-03-18T07:13:00Z" w16du:dateUtc="2025-03-18T06:13:00Z">
                <w:pPr>
                  <w:pStyle w:val="NormalWeb"/>
                  <w:numPr>
                    <w:numId w:val="34"/>
                  </w:numPr>
                  <w:spacing w:before="0" w:beforeAutospacing="0" w:after="0" w:afterAutospacing="0"/>
                  <w:ind w:left="644" w:hanging="360"/>
                  <w:textAlignment w:val="baseline"/>
                </w:pPr>
              </w:pPrChange>
            </w:pPr>
            <w:r w:rsidRPr="004545CE">
              <w:rPr>
                <w:rFonts w:asciiTheme="minorHAnsi" w:hAnsiTheme="minorHAnsi" w:cstheme="minorHAnsi"/>
                <w:sz w:val="18"/>
                <w:szCs w:val="18"/>
              </w:rPr>
              <w:t>Constituent moins de 2% du volume du pancréas</w:t>
            </w:r>
          </w:p>
          <w:p w14:paraId="793A4D50" w14:textId="6B077C18" w:rsidR="004545CE" w:rsidRPr="004545CE" w:rsidRDefault="004545CE">
            <w:pPr>
              <w:pStyle w:val="NormalWeb"/>
              <w:numPr>
                <w:ilvl w:val="0"/>
                <w:numId w:val="34"/>
              </w:numPr>
              <w:spacing w:before="0" w:beforeAutospacing="0" w:after="0" w:afterAutospacing="0" w:line="276" w:lineRule="auto"/>
              <w:textAlignment w:val="baseline"/>
              <w:rPr>
                <w:rFonts w:asciiTheme="minorHAnsi" w:hAnsiTheme="minorHAnsi" w:cstheme="minorHAnsi"/>
                <w:sz w:val="18"/>
                <w:szCs w:val="18"/>
              </w:rPr>
              <w:pPrChange w:id="783" w:author="sam cornet" w:date="2025-03-18T07:13:00Z" w16du:dateUtc="2025-03-18T06:13:00Z">
                <w:pPr>
                  <w:pStyle w:val="NormalWeb"/>
                  <w:numPr>
                    <w:numId w:val="34"/>
                  </w:numPr>
                  <w:spacing w:before="0" w:beforeAutospacing="0" w:after="0" w:afterAutospacing="0"/>
                  <w:ind w:left="644" w:hanging="360"/>
                  <w:textAlignment w:val="baseline"/>
                </w:pPr>
              </w:pPrChange>
            </w:pPr>
            <w:r w:rsidRPr="004545CE">
              <w:rPr>
                <w:rFonts w:asciiTheme="minorHAnsi" w:hAnsiTheme="minorHAnsi" w:cstheme="minorHAnsi"/>
                <w:sz w:val="18"/>
                <w:szCs w:val="18"/>
              </w:rPr>
              <w:t>Regroupées en îlots (îlots de Langerhans) répartis au sein des cellules acineuses</w:t>
            </w:r>
          </w:p>
          <w:p w14:paraId="323D158C" w14:textId="2E32AE43" w:rsidR="004545CE" w:rsidRDefault="004545CE">
            <w:pPr>
              <w:pStyle w:val="NormalWeb"/>
              <w:numPr>
                <w:ilvl w:val="0"/>
                <w:numId w:val="27"/>
              </w:numPr>
              <w:spacing w:before="0" w:beforeAutospacing="0" w:after="0" w:afterAutospacing="0" w:line="276" w:lineRule="auto"/>
              <w:textAlignment w:val="baseline"/>
              <w:rPr>
                <w:rFonts w:asciiTheme="minorHAnsi" w:hAnsiTheme="minorHAnsi" w:cstheme="minorHAnsi"/>
                <w:sz w:val="18"/>
                <w:szCs w:val="18"/>
              </w:rPr>
              <w:pPrChange w:id="784" w:author="sam cornet" w:date="2025-03-18T07:13:00Z" w16du:dateUtc="2025-03-18T06:13:00Z">
                <w:pPr>
                  <w:pStyle w:val="NormalWeb"/>
                  <w:numPr>
                    <w:numId w:val="27"/>
                  </w:numPr>
                  <w:spacing w:before="0" w:beforeAutospacing="0" w:after="0" w:afterAutospacing="0"/>
                  <w:ind w:left="360" w:hanging="360"/>
                  <w:textAlignment w:val="baseline"/>
                </w:pPr>
              </w:pPrChange>
            </w:pPr>
            <w:r>
              <w:rPr>
                <w:rFonts w:asciiTheme="minorHAnsi" w:hAnsiTheme="minorHAnsi" w:cstheme="minorHAnsi"/>
                <w:sz w:val="18"/>
                <w:szCs w:val="18"/>
              </w:rPr>
              <w:t xml:space="preserve">3 types : </w:t>
            </w:r>
          </w:p>
          <w:p w14:paraId="17A651C8" w14:textId="461943DB" w:rsidR="004545CE" w:rsidRDefault="004545CE">
            <w:pPr>
              <w:pStyle w:val="NormalWeb"/>
              <w:numPr>
                <w:ilvl w:val="0"/>
                <w:numId w:val="34"/>
              </w:numPr>
              <w:spacing w:before="0" w:beforeAutospacing="0" w:after="0" w:afterAutospacing="0" w:line="276" w:lineRule="auto"/>
              <w:textAlignment w:val="baseline"/>
              <w:rPr>
                <w:rFonts w:asciiTheme="minorHAnsi" w:hAnsiTheme="minorHAnsi" w:cstheme="minorHAnsi"/>
                <w:sz w:val="18"/>
                <w:szCs w:val="18"/>
              </w:rPr>
              <w:pPrChange w:id="785" w:author="sam cornet" w:date="2025-03-18T07:13:00Z" w16du:dateUtc="2025-03-18T06:13:00Z">
                <w:pPr>
                  <w:pStyle w:val="NormalWeb"/>
                  <w:numPr>
                    <w:numId w:val="34"/>
                  </w:numPr>
                  <w:spacing w:before="0" w:beforeAutospacing="0" w:after="0" w:afterAutospacing="0"/>
                  <w:ind w:left="644" w:hanging="360"/>
                  <w:textAlignment w:val="baseline"/>
                </w:pPr>
              </w:pPrChange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Cellules</w:t>
            </w:r>
            <w:ins w:id="786" w:author="sam cornet" w:date="2025-03-18T21:06:00Z" w16du:dateUtc="2025-03-18T20:06:00Z">
              <w:r w:rsidR="006F1C5C">
                <w:rPr>
                  <w:rFonts w:asciiTheme="minorHAnsi" w:hAnsiTheme="minorHAnsi" w:cstheme="minorHAnsi"/>
                  <w:sz w:val="18"/>
                  <w:szCs w:val="18"/>
                </w:rPr>
                <w:t xml:space="preserve"> </w:t>
              </w:r>
              <w:r w:rsidR="006F1C5C">
                <w:rPr>
                  <w:rFonts w:asciiTheme="minorHAnsi" w:hAnsiTheme="minorHAnsi" w:cstheme="minorHAnsi"/>
                  <w:sz w:val="18"/>
                  <w:szCs w:val="18"/>
                </w:rPr>
                <w:sym w:font="Symbol" w:char="F062"/>
              </w:r>
              <w:r w:rsidR="006F1C5C">
                <w:rPr>
                  <w:rFonts w:asciiTheme="minorHAnsi" w:hAnsiTheme="minorHAnsi" w:cstheme="minorHAnsi"/>
                  <w:sz w:val="18"/>
                  <w:szCs w:val="18"/>
                </w:rPr>
                <w:t xml:space="preserve"> </w:t>
              </w:r>
            </w:ins>
            <w:del w:id="787" w:author="sam cornet" w:date="2025-03-18T21:06:00Z" w16du:dateUtc="2025-03-18T20:06:00Z">
              <w:r w:rsidDel="006F1C5C">
                <w:rPr>
                  <w:rFonts w:asciiTheme="minorHAnsi" w:hAnsiTheme="minorHAnsi" w:cstheme="minorHAnsi"/>
                  <w:sz w:val="18"/>
                  <w:szCs w:val="18"/>
                </w:rPr>
                <w:delText xml:space="preserve"> bêta </w:delText>
              </w:r>
            </w:del>
            <w:r>
              <w:rPr>
                <w:rFonts w:asciiTheme="minorHAnsi" w:hAnsiTheme="minorHAnsi" w:cstheme="minorHAnsi"/>
                <w:sz w:val="18"/>
                <w:szCs w:val="18"/>
              </w:rPr>
              <w:t xml:space="preserve">: sécrètent </w:t>
            </w:r>
            <w:r w:rsidRPr="004545CE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l’insuline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, hormone hypoglycémiante</w:t>
            </w:r>
          </w:p>
          <w:p w14:paraId="4105F4E0" w14:textId="46D6F52A" w:rsidR="004545CE" w:rsidRDefault="004545CE">
            <w:pPr>
              <w:pStyle w:val="NormalWeb"/>
              <w:numPr>
                <w:ilvl w:val="0"/>
                <w:numId w:val="34"/>
              </w:numPr>
              <w:spacing w:before="0" w:beforeAutospacing="0" w:after="0" w:afterAutospacing="0" w:line="276" w:lineRule="auto"/>
              <w:textAlignment w:val="baseline"/>
              <w:rPr>
                <w:rFonts w:asciiTheme="minorHAnsi" w:hAnsiTheme="minorHAnsi" w:cstheme="minorHAnsi"/>
                <w:sz w:val="18"/>
                <w:szCs w:val="18"/>
              </w:rPr>
              <w:pPrChange w:id="788" w:author="sam cornet" w:date="2025-03-18T07:13:00Z" w16du:dateUtc="2025-03-18T06:13:00Z">
                <w:pPr>
                  <w:pStyle w:val="NormalWeb"/>
                  <w:numPr>
                    <w:numId w:val="34"/>
                  </w:numPr>
                  <w:spacing w:before="0" w:beforeAutospacing="0" w:after="0" w:afterAutospacing="0"/>
                  <w:ind w:left="644" w:hanging="360"/>
                  <w:textAlignment w:val="baseline"/>
                </w:pPr>
              </w:pPrChange>
            </w:pPr>
            <w:r w:rsidRPr="004545CE">
              <w:rPr>
                <w:rFonts w:asciiTheme="minorHAnsi" w:hAnsiTheme="minorHAnsi" w:cstheme="minorHAnsi"/>
                <w:sz w:val="18"/>
                <w:szCs w:val="18"/>
              </w:rPr>
              <w:t>Cellules</w:t>
            </w:r>
            <w:ins w:id="789" w:author="sam cornet" w:date="2025-03-18T21:06:00Z" w16du:dateUtc="2025-03-18T20:06:00Z">
              <w:r w:rsidR="006F1C5C">
                <w:rPr>
                  <w:rFonts w:asciiTheme="minorHAnsi" w:hAnsiTheme="minorHAnsi" w:cstheme="minorHAnsi"/>
                  <w:sz w:val="18"/>
                  <w:szCs w:val="18"/>
                </w:rPr>
                <w:t xml:space="preserve"> </w:t>
              </w:r>
              <w:r w:rsidR="006F1C5C">
                <w:rPr>
                  <w:rFonts w:asciiTheme="minorHAnsi" w:hAnsiTheme="minorHAnsi" w:cstheme="minorHAnsi"/>
                  <w:sz w:val="18"/>
                  <w:szCs w:val="18"/>
                </w:rPr>
                <w:sym w:font="Symbol" w:char="F061"/>
              </w:r>
              <w:r w:rsidR="006F1C5C">
                <w:rPr>
                  <w:rFonts w:asciiTheme="minorHAnsi" w:hAnsiTheme="minorHAnsi" w:cstheme="minorHAnsi"/>
                  <w:sz w:val="18"/>
                  <w:szCs w:val="18"/>
                </w:rPr>
                <w:t xml:space="preserve"> </w:t>
              </w:r>
            </w:ins>
            <w:del w:id="790" w:author="sam cornet" w:date="2025-03-18T21:06:00Z" w16du:dateUtc="2025-03-18T20:06:00Z">
              <w:r w:rsidRPr="004545CE" w:rsidDel="006F1C5C">
                <w:rPr>
                  <w:rFonts w:asciiTheme="minorHAnsi" w:hAnsiTheme="minorHAnsi" w:cstheme="minorHAnsi"/>
                  <w:sz w:val="18"/>
                  <w:szCs w:val="18"/>
                </w:rPr>
                <w:delText xml:space="preserve"> alpha </w:delText>
              </w:r>
            </w:del>
            <w:r w:rsidRPr="004545CE">
              <w:rPr>
                <w:rFonts w:asciiTheme="minorHAnsi" w:hAnsiTheme="minorHAnsi" w:cstheme="minorHAnsi"/>
                <w:sz w:val="18"/>
                <w:szCs w:val="18"/>
              </w:rPr>
              <w:t xml:space="preserve">: sécrètent le </w:t>
            </w:r>
            <w:r w:rsidRPr="004545CE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glucagon</w:t>
            </w:r>
            <w:r w:rsidRPr="004545CE">
              <w:rPr>
                <w:rFonts w:asciiTheme="minorHAnsi" w:hAnsiTheme="minorHAnsi" w:cstheme="minorHAnsi"/>
                <w:sz w:val="18"/>
                <w:szCs w:val="18"/>
              </w:rPr>
              <w:t>, hormone hyperglycémiante</w:t>
            </w:r>
          </w:p>
          <w:p w14:paraId="72828745" w14:textId="202F05AB" w:rsidR="004545CE" w:rsidDel="006F1C5C" w:rsidRDefault="004545CE" w:rsidP="006F1C5C">
            <w:pPr>
              <w:pStyle w:val="NormalWeb"/>
              <w:numPr>
                <w:ilvl w:val="0"/>
                <w:numId w:val="34"/>
              </w:numPr>
              <w:spacing w:before="0" w:beforeAutospacing="0" w:after="0" w:afterAutospacing="0" w:line="276" w:lineRule="auto"/>
              <w:textAlignment w:val="baseline"/>
              <w:rPr>
                <w:del w:id="791" w:author="sam cornet" w:date="2025-03-18T21:06:00Z" w16du:dateUtc="2025-03-18T20:06:00Z"/>
                <w:rFonts w:asciiTheme="minorHAnsi" w:hAnsiTheme="minorHAnsi" w:cstheme="minorHAnsi"/>
                <w:sz w:val="18"/>
                <w:szCs w:val="18"/>
              </w:rPr>
            </w:pPr>
            <w:r w:rsidRPr="004545CE">
              <w:rPr>
                <w:rFonts w:asciiTheme="minorHAnsi" w:hAnsiTheme="minorHAnsi" w:cstheme="minorHAnsi"/>
                <w:sz w:val="18"/>
                <w:szCs w:val="18"/>
              </w:rPr>
              <w:t>Cellules</w:t>
            </w:r>
            <w:ins w:id="792" w:author="sam cornet" w:date="2025-03-18T21:07:00Z" w16du:dateUtc="2025-03-18T20:07:00Z">
              <w:r w:rsidR="006F1C5C">
                <w:rPr>
                  <w:rFonts w:asciiTheme="minorHAnsi" w:hAnsiTheme="minorHAnsi" w:cstheme="minorHAnsi"/>
                  <w:sz w:val="18"/>
                  <w:szCs w:val="18"/>
                </w:rPr>
                <w:t xml:space="preserve"> </w:t>
              </w:r>
              <w:r w:rsidR="006F1C5C">
                <w:rPr>
                  <w:rFonts w:asciiTheme="minorHAnsi" w:hAnsiTheme="minorHAnsi" w:cstheme="minorHAnsi"/>
                  <w:sz w:val="18"/>
                  <w:szCs w:val="18"/>
                </w:rPr>
                <w:sym w:font="Symbol" w:char="F064"/>
              </w:r>
              <w:r w:rsidR="006F1C5C">
                <w:rPr>
                  <w:rFonts w:asciiTheme="minorHAnsi" w:hAnsiTheme="minorHAnsi" w:cstheme="minorHAnsi"/>
                  <w:sz w:val="18"/>
                  <w:szCs w:val="18"/>
                </w:rPr>
                <w:t xml:space="preserve"> </w:t>
              </w:r>
            </w:ins>
            <w:del w:id="793" w:author="sam cornet" w:date="2025-03-18T21:06:00Z" w16du:dateUtc="2025-03-18T20:06:00Z">
              <w:r w:rsidRPr="004545CE" w:rsidDel="006F1C5C">
                <w:rPr>
                  <w:rFonts w:asciiTheme="minorHAnsi" w:hAnsiTheme="minorHAnsi" w:cstheme="minorHAnsi"/>
                  <w:sz w:val="18"/>
                  <w:szCs w:val="18"/>
                </w:rPr>
                <w:delText xml:space="preserve"> delta </w:delText>
              </w:r>
            </w:del>
            <w:r w:rsidRPr="004545CE">
              <w:rPr>
                <w:rFonts w:asciiTheme="minorHAnsi" w:hAnsiTheme="minorHAnsi" w:cstheme="minorHAnsi"/>
                <w:sz w:val="18"/>
                <w:szCs w:val="18"/>
              </w:rPr>
              <w:t xml:space="preserve">: sécrètent la </w:t>
            </w:r>
            <w:r w:rsidRPr="004545CE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somatostatine</w:t>
            </w:r>
            <w:r w:rsidRPr="004545CE">
              <w:rPr>
                <w:rFonts w:asciiTheme="minorHAnsi" w:hAnsiTheme="minorHAnsi" w:cstheme="minorHAnsi"/>
                <w:sz w:val="18"/>
                <w:szCs w:val="18"/>
              </w:rPr>
              <w:t xml:space="preserve">, hormone contrôlant localement l’activité des cellules </w:t>
            </w:r>
            <w:ins w:id="794" w:author="sam cornet" w:date="2025-03-18T21:07:00Z" w16du:dateUtc="2025-03-18T20:07:00Z">
              <w:r w:rsidR="006F1C5C">
                <w:rPr>
                  <w:rFonts w:asciiTheme="minorHAnsi" w:hAnsiTheme="minorHAnsi" w:cstheme="minorHAnsi"/>
                  <w:sz w:val="18"/>
                  <w:szCs w:val="18"/>
                </w:rPr>
                <w:sym w:font="Symbol" w:char="F061"/>
              </w:r>
              <w:r w:rsidR="006F1C5C">
                <w:rPr>
                  <w:rFonts w:asciiTheme="minorHAnsi" w:hAnsiTheme="minorHAnsi" w:cstheme="minorHAnsi"/>
                  <w:sz w:val="18"/>
                  <w:szCs w:val="18"/>
                </w:rPr>
                <w:t xml:space="preserve"> </w:t>
              </w:r>
            </w:ins>
            <w:del w:id="795" w:author="sam cornet" w:date="2025-03-18T21:07:00Z" w16du:dateUtc="2025-03-18T20:07:00Z">
              <w:r w:rsidRPr="004545CE" w:rsidDel="006F1C5C">
                <w:rPr>
                  <w:rFonts w:asciiTheme="minorHAnsi" w:hAnsiTheme="minorHAnsi" w:cstheme="minorHAnsi"/>
                  <w:sz w:val="18"/>
                  <w:szCs w:val="18"/>
                </w:rPr>
                <w:delText xml:space="preserve">alpha </w:delText>
              </w:r>
            </w:del>
            <w:r w:rsidRPr="004545CE">
              <w:rPr>
                <w:rFonts w:asciiTheme="minorHAnsi" w:hAnsiTheme="minorHAnsi" w:cstheme="minorHAnsi"/>
                <w:sz w:val="18"/>
                <w:szCs w:val="18"/>
              </w:rPr>
              <w:t xml:space="preserve">et </w:t>
            </w:r>
            <w:ins w:id="796" w:author="sam cornet" w:date="2025-03-18T21:07:00Z" w16du:dateUtc="2025-03-18T20:07:00Z">
              <w:r w:rsidR="006F1C5C">
                <w:rPr>
                  <w:rFonts w:asciiTheme="minorHAnsi" w:hAnsiTheme="minorHAnsi" w:cstheme="minorHAnsi"/>
                  <w:sz w:val="18"/>
                  <w:szCs w:val="18"/>
                </w:rPr>
                <w:sym w:font="Symbol" w:char="F062"/>
              </w:r>
            </w:ins>
            <w:del w:id="797" w:author="sam cornet" w:date="2025-03-18T21:07:00Z" w16du:dateUtc="2025-03-18T20:07:00Z">
              <w:r w:rsidRPr="004545CE" w:rsidDel="006F1C5C">
                <w:rPr>
                  <w:rFonts w:asciiTheme="minorHAnsi" w:hAnsiTheme="minorHAnsi" w:cstheme="minorHAnsi"/>
                  <w:sz w:val="18"/>
                  <w:szCs w:val="18"/>
                </w:rPr>
                <w:delText>bêta</w:delText>
              </w:r>
            </w:del>
          </w:p>
          <w:p w14:paraId="23082366" w14:textId="77777777" w:rsidR="006F1C5C" w:rsidRPr="004545CE" w:rsidRDefault="006F1C5C">
            <w:pPr>
              <w:pStyle w:val="NormalWeb"/>
              <w:numPr>
                <w:ilvl w:val="0"/>
                <w:numId w:val="34"/>
              </w:numPr>
              <w:spacing w:before="0" w:beforeAutospacing="0" w:after="0" w:afterAutospacing="0" w:line="276" w:lineRule="auto"/>
              <w:textAlignment w:val="baseline"/>
              <w:rPr>
                <w:ins w:id="798" w:author="sam cornet" w:date="2025-03-18T21:07:00Z" w16du:dateUtc="2025-03-18T20:07:00Z"/>
                <w:rFonts w:asciiTheme="minorHAnsi" w:hAnsiTheme="minorHAnsi" w:cstheme="minorHAnsi"/>
                <w:sz w:val="18"/>
                <w:szCs w:val="18"/>
              </w:rPr>
              <w:pPrChange w:id="799" w:author="sam cornet" w:date="2025-03-18T07:13:00Z" w16du:dateUtc="2025-03-18T06:13:00Z">
                <w:pPr>
                  <w:pStyle w:val="NormalWeb"/>
                  <w:numPr>
                    <w:numId w:val="34"/>
                  </w:numPr>
                  <w:spacing w:before="0" w:beforeAutospacing="0" w:after="0" w:afterAutospacing="0"/>
                  <w:ind w:left="644" w:hanging="360"/>
                  <w:textAlignment w:val="baseline"/>
                </w:pPr>
              </w:pPrChange>
            </w:pPr>
          </w:p>
          <w:p w14:paraId="1159D8B9" w14:textId="77777777" w:rsidR="008032BB" w:rsidRPr="006F1C5C" w:rsidDel="006F1C5C" w:rsidRDefault="008032BB">
            <w:pPr>
              <w:pStyle w:val="NormalWeb"/>
              <w:spacing w:before="0" w:beforeAutospacing="0" w:after="0" w:afterAutospacing="0" w:line="276" w:lineRule="auto"/>
              <w:ind w:left="644"/>
              <w:jc w:val="center"/>
              <w:textAlignment w:val="baseline"/>
              <w:rPr>
                <w:ins w:id="800" w:author="Momo" w:date="2025-03-18T17:47:00Z" w16du:dateUtc="2025-03-18T15:47:00Z"/>
                <w:del w:id="801" w:author="sam cornet" w:date="2025-03-18T21:06:00Z" w16du:dateUtc="2025-03-18T20:06:00Z"/>
                <w:rFonts w:asciiTheme="minorHAnsi" w:hAnsiTheme="minorHAnsi" w:cstheme="minorHAnsi"/>
                <w:noProof/>
              </w:rPr>
              <w:pPrChange w:id="802" w:author="sam cornet" w:date="2025-03-18T21:07:00Z" w16du:dateUtc="2025-03-18T20:07:00Z">
                <w:pPr>
                  <w:pStyle w:val="NormalWeb"/>
                  <w:spacing w:before="0" w:beforeAutospacing="0" w:after="0" w:afterAutospacing="0"/>
                  <w:jc w:val="center"/>
                  <w:textAlignment w:val="baseline"/>
                </w:pPr>
              </w:pPrChange>
            </w:pPr>
          </w:p>
          <w:p w14:paraId="42222523" w14:textId="77777777" w:rsidR="008032BB" w:rsidRPr="002C1C62" w:rsidRDefault="004545CE">
            <w:pPr>
              <w:pStyle w:val="NormalWeb"/>
              <w:spacing w:before="0" w:beforeAutospacing="0" w:after="0" w:afterAutospacing="0" w:line="276" w:lineRule="auto"/>
              <w:ind w:left="644"/>
              <w:textAlignment w:val="baseline"/>
              <w:rPr>
                <w:ins w:id="803" w:author="Momo" w:date="2025-03-18T17:48:00Z" w16du:dateUtc="2025-03-18T15:48:00Z"/>
                <w:rFonts w:asciiTheme="minorHAnsi" w:hAnsiTheme="minorHAnsi" w:cstheme="minorHAnsi"/>
              </w:rPr>
              <w:pPrChange w:id="804" w:author="sam cornet" w:date="2025-03-18T21:07:00Z" w16du:dateUtc="2025-03-18T20:07:00Z">
                <w:pPr>
                  <w:pStyle w:val="NormalWeb"/>
                  <w:spacing w:before="0" w:beforeAutospacing="0" w:after="0" w:afterAutospacing="0"/>
                  <w:jc w:val="center"/>
                  <w:textAlignment w:val="baseline"/>
                </w:pPr>
              </w:pPrChange>
            </w:pPr>
            <w:del w:id="805" w:author="Momo" w:date="2025-03-18T17:47:00Z" w16du:dateUtc="2025-03-18T15:47:00Z">
              <w:r w:rsidDel="008032BB">
                <w:rPr>
                  <w:rFonts w:asciiTheme="minorHAnsi" w:hAnsiTheme="minorHAnsi" w:cstheme="minorHAnsi"/>
                  <w:noProof/>
                </w:rPr>
                <w:drawing>
                  <wp:inline distT="0" distB="0" distL="0" distR="0" wp14:anchorId="77BF7C52" wp14:editId="7918EB5C">
                    <wp:extent cx="4653330" cy="1871980"/>
                    <wp:effectExtent l="0" t="0" r="0" b="0"/>
                    <wp:docPr id="892020620" name="Image 17" descr="Une image contenant texte, capture d’écran, Police, nombre&#10;&#10;Le contenu généré par l’IA peut être incorrect.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892020620" name="Image 17" descr="Une image contenant texte, capture d’écran, Police, nombre&#10;&#10;Le contenu généré par l’IA peut être incorrect."/>
                            <pic:cNvPicPr/>
                          </pic:nvPicPr>
                          <pic:blipFill>
                            <a:blip r:embed="rId22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4696255" cy="1889248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w:r>
            </w:del>
          </w:p>
          <w:tbl>
            <w:tblPr>
              <w:tblStyle w:val="Grilledutableau"/>
              <w:tblW w:w="0" w:type="auto"/>
              <w:tblLook w:val="04A0" w:firstRow="1" w:lastRow="0" w:firstColumn="1" w:lastColumn="0" w:noHBand="0" w:noVBand="1"/>
              <w:tblPrChange w:id="806" w:author="Momo" w:date="2025-03-18T17:48:00Z" w16du:dateUtc="2025-03-18T15:48:00Z">
                <w:tblPr>
                  <w:tblStyle w:val="Grilledutableau"/>
                  <w:tblW w:w="0" w:type="auto"/>
                  <w:tblLook w:val="04A0" w:firstRow="1" w:lastRow="0" w:firstColumn="1" w:lastColumn="0" w:noHBand="0" w:noVBand="1"/>
                </w:tblPr>
              </w:tblPrChange>
            </w:tblPr>
            <w:tblGrid>
              <w:gridCol w:w="2670"/>
              <w:gridCol w:w="2670"/>
              <w:gridCol w:w="2670"/>
              <w:tblGridChange w:id="807">
                <w:tblGrid>
                  <w:gridCol w:w="2670"/>
                  <w:gridCol w:w="2670"/>
                  <w:gridCol w:w="2670"/>
                </w:tblGrid>
              </w:tblGridChange>
            </w:tblGrid>
            <w:tr w:rsidR="008032BB" w14:paraId="106005AA" w14:textId="77777777" w:rsidTr="008032BB">
              <w:trPr>
                <w:ins w:id="808" w:author="Momo" w:date="2025-03-18T17:48:00Z"/>
              </w:trPr>
              <w:tc>
                <w:tcPr>
                  <w:tcW w:w="2670" w:type="dxa"/>
                  <w:shd w:val="clear" w:color="auto" w:fill="E7E6E6" w:themeFill="background2"/>
                  <w:tcPrChange w:id="809" w:author="Momo" w:date="2025-03-18T17:48:00Z" w16du:dateUtc="2025-03-18T15:48:00Z">
                    <w:tcPr>
                      <w:tcW w:w="2670" w:type="dxa"/>
                    </w:tcPr>
                  </w:tcPrChange>
                </w:tcPr>
                <w:p w14:paraId="4BD47476" w14:textId="291ED504" w:rsidR="008032BB" w:rsidRPr="008032BB" w:rsidRDefault="008032BB" w:rsidP="008032BB">
                  <w:pPr>
                    <w:pStyle w:val="NormalWeb"/>
                    <w:spacing w:before="0" w:beforeAutospacing="0" w:after="0" w:afterAutospacing="0"/>
                    <w:jc w:val="center"/>
                    <w:textAlignment w:val="baseline"/>
                    <w:rPr>
                      <w:ins w:id="810" w:author="Momo" w:date="2025-03-18T17:48:00Z" w16du:dateUtc="2025-03-18T15:48:00Z"/>
                      <w:rFonts w:asciiTheme="minorHAnsi" w:hAnsiTheme="minorHAnsi" w:cstheme="minorHAnsi"/>
                      <w:b/>
                      <w:bCs/>
                      <w:sz w:val="18"/>
                      <w:szCs w:val="18"/>
                      <w:rPrChange w:id="811" w:author="Momo" w:date="2025-03-18T17:48:00Z" w16du:dateUtc="2025-03-18T15:48:00Z">
                        <w:rPr>
                          <w:ins w:id="812" w:author="Momo" w:date="2025-03-18T17:48:00Z" w16du:dateUtc="2025-03-18T15:48:00Z"/>
                          <w:rFonts w:asciiTheme="minorHAnsi" w:hAnsiTheme="minorHAnsi" w:cstheme="minorHAnsi"/>
                        </w:rPr>
                      </w:rPrChange>
                    </w:rPr>
                  </w:pPr>
                  <w:ins w:id="813" w:author="Momo" w:date="2025-03-18T17:48:00Z" w16du:dateUtc="2025-03-18T15:48:00Z">
                    <w:r w:rsidRPr="008032BB">
                      <w:rPr>
                        <w:rFonts w:asciiTheme="minorHAnsi" w:hAnsiTheme="minorHAnsi" w:cstheme="minorHAnsi"/>
                        <w:b/>
                        <w:bCs/>
                        <w:sz w:val="18"/>
                        <w:szCs w:val="18"/>
                        <w:rPrChange w:id="814" w:author="Momo" w:date="2025-03-18T17:48:00Z" w16du:dateUtc="2025-03-18T15:48:00Z">
                          <w:rPr/>
                        </w:rPrChange>
                      </w:rPr>
                      <w:t>Hormones</w:t>
                    </w:r>
                  </w:ins>
                </w:p>
              </w:tc>
              <w:tc>
                <w:tcPr>
                  <w:tcW w:w="2670" w:type="dxa"/>
                  <w:shd w:val="clear" w:color="auto" w:fill="E7E6E6" w:themeFill="background2"/>
                  <w:tcPrChange w:id="815" w:author="Momo" w:date="2025-03-18T17:48:00Z" w16du:dateUtc="2025-03-18T15:48:00Z">
                    <w:tcPr>
                      <w:tcW w:w="2670" w:type="dxa"/>
                    </w:tcPr>
                  </w:tcPrChange>
                </w:tcPr>
                <w:p w14:paraId="3084ACEF" w14:textId="1EDEBEF1" w:rsidR="008032BB" w:rsidRPr="008032BB" w:rsidRDefault="008032BB" w:rsidP="008032BB">
                  <w:pPr>
                    <w:pStyle w:val="NormalWeb"/>
                    <w:spacing w:before="0" w:beforeAutospacing="0" w:after="0" w:afterAutospacing="0"/>
                    <w:jc w:val="center"/>
                    <w:textAlignment w:val="baseline"/>
                    <w:rPr>
                      <w:ins w:id="816" w:author="Momo" w:date="2025-03-18T17:48:00Z" w16du:dateUtc="2025-03-18T15:48:00Z"/>
                      <w:rFonts w:asciiTheme="minorHAnsi" w:hAnsiTheme="minorHAnsi" w:cstheme="minorHAnsi"/>
                      <w:b/>
                      <w:bCs/>
                      <w:sz w:val="18"/>
                      <w:szCs w:val="18"/>
                      <w:rPrChange w:id="817" w:author="Momo" w:date="2025-03-18T17:48:00Z" w16du:dateUtc="2025-03-18T15:48:00Z">
                        <w:rPr>
                          <w:ins w:id="818" w:author="Momo" w:date="2025-03-18T17:48:00Z" w16du:dateUtc="2025-03-18T15:48:00Z"/>
                          <w:rFonts w:asciiTheme="minorHAnsi" w:hAnsiTheme="minorHAnsi" w:cstheme="minorHAnsi"/>
                        </w:rPr>
                      </w:rPrChange>
                    </w:rPr>
                  </w:pPr>
                  <w:ins w:id="819" w:author="Momo" w:date="2025-03-18T17:48:00Z" w16du:dateUtc="2025-03-18T15:48:00Z">
                    <w:r w:rsidRPr="008032BB">
                      <w:rPr>
                        <w:rFonts w:asciiTheme="minorHAnsi" w:hAnsiTheme="minorHAnsi" w:cstheme="minorHAnsi"/>
                        <w:b/>
                        <w:bCs/>
                        <w:sz w:val="18"/>
                        <w:szCs w:val="18"/>
                        <w:rPrChange w:id="820" w:author="Momo" w:date="2025-03-18T17:48:00Z" w16du:dateUtc="2025-03-18T15:48:00Z">
                          <w:rPr/>
                        </w:rPrChange>
                      </w:rPr>
                      <w:t>Cellule cible</w:t>
                    </w:r>
                  </w:ins>
                </w:p>
              </w:tc>
              <w:tc>
                <w:tcPr>
                  <w:tcW w:w="2670" w:type="dxa"/>
                  <w:shd w:val="clear" w:color="auto" w:fill="E7E6E6" w:themeFill="background2"/>
                  <w:tcPrChange w:id="821" w:author="Momo" w:date="2025-03-18T17:48:00Z" w16du:dateUtc="2025-03-18T15:48:00Z">
                    <w:tcPr>
                      <w:tcW w:w="2670" w:type="dxa"/>
                    </w:tcPr>
                  </w:tcPrChange>
                </w:tcPr>
                <w:p w14:paraId="6CEB0D09" w14:textId="624FD7C6" w:rsidR="008032BB" w:rsidRPr="008032BB" w:rsidRDefault="008032BB" w:rsidP="008032BB">
                  <w:pPr>
                    <w:pStyle w:val="NormalWeb"/>
                    <w:spacing w:before="0" w:beforeAutospacing="0" w:after="0" w:afterAutospacing="0"/>
                    <w:jc w:val="center"/>
                    <w:textAlignment w:val="baseline"/>
                    <w:rPr>
                      <w:ins w:id="822" w:author="Momo" w:date="2025-03-18T17:48:00Z" w16du:dateUtc="2025-03-18T15:48:00Z"/>
                      <w:rFonts w:asciiTheme="minorHAnsi" w:hAnsiTheme="minorHAnsi" w:cstheme="minorHAnsi"/>
                      <w:b/>
                      <w:bCs/>
                      <w:sz w:val="18"/>
                      <w:szCs w:val="18"/>
                      <w:rPrChange w:id="823" w:author="Momo" w:date="2025-03-18T17:48:00Z" w16du:dateUtc="2025-03-18T15:48:00Z">
                        <w:rPr>
                          <w:ins w:id="824" w:author="Momo" w:date="2025-03-18T17:48:00Z" w16du:dateUtc="2025-03-18T15:48:00Z"/>
                          <w:rFonts w:asciiTheme="minorHAnsi" w:hAnsiTheme="minorHAnsi" w:cstheme="minorHAnsi"/>
                        </w:rPr>
                      </w:rPrChange>
                    </w:rPr>
                  </w:pPr>
                  <w:ins w:id="825" w:author="Momo" w:date="2025-03-18T17:48:00Z" w16du:dateUtc="2025-03-18T15:48:00Z">
                    <w:r w:rsidRPr="008032BB">
                      <w:rPr>
                        <w:rFonts w:asciiTheme="minorHAnsi" w:hAnsiTheme="minorHAnsi" w:cstheme="minorHAnsi"/>
                        <w:b/>
                        <w:bCs/>
                        <w:sz w:val="18"/>
                        <w:szCs w:val="18"/>
                        <w:rPrChange w:id="826" w:author="Momo" w:date="2025-03-18T17:48:00Z" w16du:dateUtc="2025-03-18T15:48:00Z">
                          <w:rPr/>
                        </w:rPrChange>
                      </w:rPr>
                      <w:t>Principales actions</w:t>
                    </w:r>
                  </w:ins>
                </w:p>
              </w:tc>
            </w:tr>
            <w:tr w:rsidR="008032BB" w14:paraId="1C623663" w14:textId="77777777" w:rsidTr="008032BB">
              <w:trPr>
                <w:ins w:id="827" w:author="Momo" w:date="2025-03-18T17:48:00Z"/>
              </w:trPr>
              <w:tc>
                <w:tcPr>
                  <w:tcW w:w="2670" w:type="dxa"/>
                  <w:vAlign w:val="center"/>
                  <w:tcPrChange w:id="828" w:author="Momo" w:date="2025-03-18T17:49:00Z" w16du:dateUtc="2025-03-18T15:49:00Z">
                    <w:tcPr>
                      <w:tcW w:w="2670" w:type="dxa"/>
                    </w:tcPr>
                  </w:tcPrChange>
                </w:tcPr>
                <w:p w14:paraId="4EC5F3BE" w14:textId="2C15B7EC" w:rsidR="008032BB" w:rsidRPr="008032BB" w:rsidRDefault="008032BB" w:rsidP="008032BB">
                  <w:pPr>
                    <w:pStyle w:val="NormalWeb"/>
                    <w:spacing w:before="0" w:beforeAutospacing="0" w:after="0" w:afterAutospacing="0"/>
                    <w:jc w:val="center"/>
                    <w:textAlignment w:val="baseline"/>
                    <w:rPr>
                      <w:ins w:id="829" w:author="Momo" w:date="2025-03-18T17:48:00Z" w16du:dateUtc="2025-03-18T15:48:00Z"/>
                      <w:rFonts w:asciiTheme="minorHAnsi" w:hAnsiTheme="minorHAnsi" w:cstheme="minorHAnsi"/>
                      <w:sz w:val="18"/>
                      <w:szCs w:val="18"/>
                      <w:rPrChange w:id="830" w:author="Momo" w:date="2025-03-18T17:48:00Z" w16du:dateUtc="2025-03-18T15:48:00Z">
                        <w:rPr>
                          <w:ins w:id="831" w:author="Momo" w:date="2025-03-18T17:48:00Z" w16du:dateUtc="2025-03-18T15:48:00Z"/>
                          <w:rFonts w:asciiTheme="minorHAnsi" w:hAnsiTheme="minorHAnsi" w:cstheme="minorHAnsi"/>
                        </w:rPr>
                      </w:rPrChange>
                    </w:rPr>
                  </w:pPr>
                  <w:ins w:id="832" w:author="Momo" w:date="2025-03-18T17:48:00Z" w16du:dateUtc="2025-03-18T15:48:00Z">
                    <w:r w:rsidRPr="008032BB">
                      <w:rPr>
                        <w:rFonts w:asciiTheme="minorHAnsi" w:hAnsiTheme="minorHAnsi" w:cstheme="minorHAnsi"/>
                        <w:sz w:val="18"/>
                        <w:szCs w:val="18"/>
                        <w:rPrChange w:id="833" w:author="Momo" w:date="2025-03-18T17:48:00Z" w16du:dateUtc="2025-03-18T15:48:00Z">
                          <w:rPr/>
                        </w:rPrChange>
                      </w:rPr>
                      <w:t>Insuline</w:t>
                    </w:r>
                  </w:ins>
                </w:p>
              </w:tc>
              <w:tc>
                <w:tcPr>
                  <w:tcW w:w="2670" w:type="dxa"/>
                  <w:vAlign w:val="center"/>
                  <w:tcPrChange w:id="834" w:author="Momo" w:date="2025-03-18T17:49:00Z" w16du:dateUtc="2025-03-18T15:49:00Z">
                    <w:tcPr>
                      <w:tcW w:w="2670" w:type="dxa"/>
                    </w:tcPr>
                  </w:tcPrChange>
                </w:tcPr>
                <w:p w14:paraId="1B24A794" w14:textId="583DAF47" w:rsidR="008032BB" w:rsidRPr="008032BB" w:rsidRDefault="008032BB" w:rsidP="008032BB">
                  <w:pPr>
                    <w:pStyle w:val="NormalWeb"/>
                    <w:spacing w:before="0" w:beforeAutospacing="0" w:after="0" w:afterAutospacing="0"/>
                    <w:jc w:val="center"/>
                    <w:textAlignment w:val="baseline"/>
                    <w:rPr>
                      <w:ins w:id="835" w:author="Momo" w:date="2025-03-18T17:48:00Z" w16du:dateUtc="2025-03-18T15:48:00Z"/>
                      <w:rFonts w:asciiTheme="minorHAnsi" w:hAnsiTheme="minorHAnsi" w:cstheme="minorHAnsi"/>
                      <w:sz w:val="18"/>
                      <w:szCs w:val="18"/>
                      <w:rPrChange w:id="836" w:author="Momo" w:date="2025-03-18T17:48:00Z" w16du:dateUtc="2025-03-18T15:48:00Z">
                        <w:rPr>
                          <w:ins w:id="837" w:author="Momo" w:date="2025-03-18T17:48:00Z" w16du:dateUtc="2025-03-18T15:48:00Z"/>
                          <w:rFonts w:asciiTheme="minorHAnsi" w:hAnsiTheme="minorHAnsi" w:cstheme="minorHAnsi"/>
                        </w:rPr>
                      </w:rPrChange>
                    </w:rPr>
                  </w:pPr>
                  <w:ins w:id="838" w:author="Momo" w:date="2025-03-18T17:48:00Z" w16du:dateUtc="2025-03-18T15:48:00Z">
                    <w:r w:rsidRPr="008032BB">
                      <w:rPr>
                        <w:rFonts w:asciiTheme="minorHAnsi" w:hAnsiTheme="minorHAnsi" w:cstheme="minorHAnsi"/>
                        <w:sz w:val="18"/>
                        <w:szCs w:val="18"/>
                        <w:rPrChange w:id="839" w:author="Momo" w:date="2025-03-18T17:48:00Z" w16du:dateUtc="2025-03-18T15:48:00Z">
                          <w:rPr/>
                        </w:rPrChange>
                      </w:rPr>
                      <w:t>La plupart des cellules</w:t>
                    </w:r>
                  </w:ins>
                </w:p>
              </w:tc>
              <w:tc>
                <w:tcPr>
                  <w:tcW w:w="2670" w:type="dxa"/>
                  <w:vAlign w:val="center"/>
                  <w:tcPrChange w:id="840" w:author="Momo" w:date="2025-03-18T17:49:00Z" w16du:dateUtc="2025-03-18T15:49:00Z">
                    <w:tcPr>
                      <w:tcW w:w="2670" w:type="dxa"/>
                    </w:tcPr>
                  </w:tcPrChange>
                </w:tcPr>
                <w:p w14:paraId="43E4600E" w14:textId="77777777" w:rsidR="008032BB" w:rsidRDefault="008032BB" w:rsidP="008032BB">
                  <w:pPr>
                    <w:pStyle w:val="NormalWeb"/>
                    <w:spacing w:before="0" w:beforeAutospacing="0" w:after="0" w:afterAutospacing="0"/>
                    <w:jc w:val="center"/>
                    <w:textAlignment w:val="baseline"/>
                    <w:rPr>
                      <w:ins w:id="841" w:author="Momo" w:date="2025-03-18T17:48:00Z" w16du:dateUtc="2025-03-18T15:48:00Z"/>
                      <w:rFonts w:asciiTheme="minorHAnsi" w:hAnsiTheme="minorHAnsi" w:cstheme="minorHAnsi"/>
                      <w:sz w:val="18"/>
                      <w:szCs w:val="18"/>
                    </w:rPr>
                  </w:pPr>
                  <w:ins w:id="842" w:author="Momo" w:date="2025-03-18T17:48:00Z" w16du:dateUtc="2025-03-18T15:48:00Z">
                    <w:r w:rsidRPr="008032BB">
                      <w:rPr>
                        <w:rFonts w:asciiTheme="minorHAnsi" w:hAnsiTheme="minorHAnsi" w:cstheme="minorHAnsi"/>
                        <w:sz w:val="18"/>
                        <w:szCs w:val="18"/>
                        <w:rPrChange w:id="843" w:author="Momo" w:date="2025-03-18T17:48:00Z" w16du:dateUtc="2025-03-18T15:48:00Z">
                          <w:rPr/>
                        </w:rPrChange>
                      </w:rPr>
                      <w:t>- Favorise l’entrée de glucose dans les cellules</w:t>
                    </w:r>
                    <w:del w:id="844" w:author="sam cornet" w:date="2025-03-18T21:07:00Z" w16du:dateUtc="2025-03-18T20:07:00Z">
                      <w:r w:rsidRPr="008032BB" w:rsidDel="006F1C5C">
                        <w:rPr>
                          <w:rFonts w:asciiTheme="minorHAnsi" w:hAnsiTheme="minorHAnsi" w:cstheme="minorHAnsi"/>
                          <w:sz w:val="18"/>
                          <w:szCs w:val="18"/>
                          <w:rPrChange w:id="845" w:author="Momo" w:date="2025-03-18T17:48:00Z" w16du:dateUtc="2025-03-18T15:48:00Z">
                            <w:rPr/>
                          </w:rPrChange>
                        </w:rPr>
                        <w:delText>.</w:delText>
                      </w:r>
                    </w:del>
                  </w:ins>
                </w:p>
                <w:p w14:paraId="683D8D4A" w14:textId="5555C179" w:rsidR="008032BB" w:rsidRPr="008032BB" w:rsidRDefault="008032BB" w:rsidP="008032BB">
                  <w:pPr>
                    <w:pStyle w:val="NormalWeb"/>
                    <w:spacing w:before="0" w:beforeAutospacing="0" w:after="0" w:afterAutospacing="0"/>
                    <w:jc w:val="center"/>
                    <w:textAlignment w:val="baseline"/>
                    <w:rPr>
                      <w:ins w:id="846" w:author="Momo" w:date="2025-03-18T17:48:00Z" w16du:dateUtc="2025-03-18T15:48:00Z"/>
                      <w:rFonts w:asciiTheme="minorHAnsi" w:hAnsiTheme="minorHAnsi" w:cstheme="minorHAnsi"/>
                      <w:sz w:val="18"/>
                      <w:szCs w:val="18"/>
                      <w:rPrChange w:id="847" w:author="Momo" w:date="2025-03-18T17:48:00Z" w16du:dateUtc="2025-03-18T15:48:00Z">
                        <w:rPr>
                          <w:ins w:id="848" w:author="Momo" w:date="2025-03-18T17:48:00Z" w16du:dateUtc="2025-03-18T15:48:00Z"/>
                          <w:rFonts w:asciiTheme="minorHAnsi" w:hAnsiTheme="minorHAnsi" w:cstheme="minorHAnsi"/>
                        </w:rPr>
                      </w:rPrChange>
                    </w:rPr>
                  </w:pPr>
                  <w:ins w:id="849" w:author="Momo" w:date="2025-03-18T17:48:00Z" w16du:dateUtc="2025-03-18T15:48:00Z">
                    <w:r w:rsidRPr="00AC0E9E">
                      <w:rPr>
                        <w:rFonts w:asciiTheme="minorHAnsi" w:hAnsiTheme="minorHAnsi" w:cstheme="minorHAnsi"/>
                        <w:sz w:val="18"/>
                        <w:szCs w:val="18"/>
                      </w:rPr>
                      <w:t>- Augmente le catabolisme glucidique et réduit le glucose sanguin</w:t>
                    </w:r>
                    <w:del w:id="850" w:author="sam cornet" w:date="2025-03-18T21:07:00Z" w16du:dateUtc="2025-03-18T20:07:00Z">
                      <w:r w:rsidRPr="00AC0E9E" w:rsidDel="006F1C5C">
                        <w:rPr>
                          <w:rFonts w:asciiTheme="minorHAnsi" w:hAnsiTheme="minorHAnsi" w:cstheme="minorHAnsi"/>
                          <w:sz w:val="18"/>
                          <w:szCs w:val="18"/>
                        </w:rPr>
                        <w:delText>.</w:delText>
                      </w:r>
                    </w:del>
                  </w:ins>
                </w:p>
              </w:tc>
            </w:tr>
            <w:tr w:rsidR="008032BB" w14:paraId="1715BAD6" w14:textId="77777777" w:rsidTr="008032BB">
              <w:trPr>
                <w:ins w:id="851" w:author="Momo" w:date="2025-03-18T17:48:00Z"/>
              </w:trPr>
              <w:tc>
                <w:tcPr>
                  <w:tcW w:w="2670" w:type="dxa"/>
                  <w:vAlign w:val="center"/>
                  <w:tcPrChange w:id="852" w:author="Momo" w:date="2025-03-18T17:49:00Z" w16du:dateUtc="2025-03-18T15:49:00Z">
                    <w:tcPr>
                      <w:tcW w:w="2670" w:type="dxa"/>
                    </w:tcPr>
                  </w:tcPrChange>
                </w:tcPr>
                <w:p w14:paraId="7ECD3A05" w14:textId="5FAFD516" w:rsidR="008032BB" w:rsidRPr="008032BB" w:rsidRDefault="008032BB" w:rsidP="008032BB">
                  <w:pPr>
                    <w:pStyle w:val="NormalWeb"/>
                    <w:spacing w:before="0" w:beforeAutospacing="0" w:after="0" w:afterAutospacing="0"/>
                    <w:jc w:val="center"/>
                    <w:textAlignment w:val="baseline"/>
                    <w:rPr>
                      <w:ins w:id="853" w:author="Momo" w:date="2025-03-18T17:48:00Z" w16du:dateUtc="2025-03-18T15:48:00Z"/>
                      <w:rFonts w:asciiTheme="minorHAnsi" w:hAnsiTheme="minorHAnsi" w:cstheme="minorHAnsi"/>
                      <w:sz w:val="18"/>
                      <w:szCs w:val="18"/>
                      <w:rPrChange w:id="854" w:author="Momo" w:date="2025-03-18T17:48:00Z" w16du:dateUtc="2025-03-18T15:48:00Z">
                        <w:rPr>
                          <w:ins w:id="855" w:author="Momo" w:date="2025-03-18T17:48:00Z" w16du:dateUtc="2025-03-18T15:48:00Z"/>
                          <w:rFonts w:asciiTheme="minorHAnsi" w:hAnsiTheme="minorHAnsi" w:cstheme="minorHAnsi"/>
                        </w:rPr>
                      </w:rPrChange>
                    </w:rPr>
                  </w:pPr>
                  <w:ins w:id="856" w:author="Momo" w:date="2025-03-18T17:49:00Z" w16du:dateUtc="2025-03-18T15:49:00Z">
                    <w:r w:rsidRPr="00AC0E9E">
                      <w:rPr>
                        <w:rFonts w:asciiTheme="minorHAnsi" w:hAnsiTheme="minorHAnsi" w:cstheme="minorHAnsi"/>
                        <w:sz w:val="18"/>
                        <w:szCs w:val="18"/>
                      </w:rPr>
                      <w:t>Glucagon</w:t>
                    </w:r>
                  </w:ins>
                </w:p>
              </w:tc>
              <w:tc>
                <w:tcPr>
                  <w:tcW w:w="2670" w:type="dxa"/>
                  <w:vAlign w:val="center"/>
                  <w:tcPrChange w:id="857" w:author="Momo" w:date="2025-03-18T17:49:00Z" w16du:dateUtc="2025-03-18T15:49:00Z">
                    <w:tcPr>
                      <w:tcW w:w="2670" w:type="dxa"/>
                    </w:tcPr>
                  </w:tcPrChange>
                </w:tcPr>
                <w:p w14:paraId="2237CBA7" w14:textId="68B28A87" w:rsidR="008032BB" w:rsidRPr="008032BB" w:rsidRDefault="008032BB" w:rsidP="008032BB">
                  <w:pPr>
                    <w:pStyle w:val="NormalWeb"/>
                    <w:spacing w:before="0" w:beforeAutospacing="0" w:after="0" w:afterAutospacing="0"/>
                    <w:jc w:val="center"/>
                    <w:textAlignment w:val="baseline"/>
                    <w:rPr>
                      <w:ins w:id="858" w:author="Momo" w:date="2025-03-18T17:48:00Z" w16du:dateUtc="2025-03-18T15:48:00Z"/>
                      <w:rFonts w:asciiTheme="minorHAnsi" w:hAnsiTheme="minorHAnsi" w:cstheme="minorHAnsi"/>
                      <w:sz w:val="18"/>
                      <w:szCs w:val="18"/>
                      <w:rPrChange w:id="859" w:author="Momo" w:date="2025-03-18T17:48:00Z" w16du:dateUtc="2025-03-18T15:48:00Z">
                        <w:rPr>
                          <w:ins w:id="860" w:author="Momo" w:date="2025-03-18T17:48:00Z" w16du:dateUtc="2025-03-18T15:48:00Z"/>
                          <w:rFonts w:asciiTheme="minorHAnsi" w:hAnsiTheme="minorHAnsi" w:cstheme="minorHAnsi"/>
                        </w:rPr>
                      </w:rPrChange>
                    </w:rPr>
                  </w:pPr>
                  <w:ins w:id="861" w:author="Momo" w:date="2025-03-18T17:48:00Z" w16du:dateUtc="2025-03-18T15:48:00Z">
                    <w:r w:rsidRPr="00AC0E9E">
                      <w:rPr>
                        <w:rFonts w:asciiTheme="minorHAnsi" w:hAnsiTheme="minorHAnsi" w:cstheme="minorHAnsi"/>
                        <w:sz w:val="18"/>
                        <w:szCs w:val="18"/>
                      </w:rPr>
                      <w:t>La plupart des cellules</w:t>
                    </w:r>
                  </w:ins>
                </w:p>
              </w:tc>
              <w:tc>
                <w:tcPr>
                  <w:tcW w:w="2670" w:type="dxa"/>
                  <w:vAlign w:val="center"/>
                  <w:tcPrChange w:id="862" w:author="Momo" w:date="2025-03-18T17:49:00Z" w16du:dateUtc="2025-03-18T15:49:00Z">
                    <w:tcPr>
                      <w:tcW w:w="2670" w:type="dxa"/>
                    </w:tcPr>
                  </w:tcPrChange>
                </w:tcPr>
                <w:p w14:paraId="0B9FD5B6" w14:textId="77777777" w:rsidR="008032BB" w:rsidRDefault="008032BB" w:rsidP="008032BB">
                  <w:pPr>
                    <w:pStyle w:val="NormalWeb"/>
                    <w:spacing w:before="0" w:beforeAutospacing="0" w:after="0" w:afterAutospacing="0"/>
                    <w:jc w:val="center"/>
                    <w:textAlignment w:val="baseline"/>
                    <w:rPr>
                      <w:ins w:id="863" w:author="Momo" w:date="2025-03-18T17:48:00Z" w16du:dateUtc="2025-03-18T15:48:00Z"/>
                      <w:rFonts w:asciiTheme="minorHAnsi" w:hAnsiTheme="minorHAnsi" w:cstheme="minorHAnsi"/>
                      <w:sz w:val="18"/>
                      <w:szCs w:val="18"/>
                    </w:rPr>
                  </w:pPr>
                  <w:ins w:id="864" w:author="Momo" w:date="2025-03-18T17:48:00Z" w16du:dateUtc="2025-03-18T15:48:00Z">
                    <w:r w:rsidRPr="00AC0E9E">
                      <w:rPr>
                        <w:rFonts w:asciiTheme="minorHAnsi" w:hAnsiTheme="minorHAnsi" w:cstheme="minorHAnsi"/>
                        <w:sz w:val="18"/>
                        <w:szCs w:val="18"/>
                      </w:rPr>
                      <w:t>- Favorise la sécrétion du glucose hépatique dans le sang</w:t>
                    </w:r>
                    <w:del w:id="865" w:author="sam cornet" w:date="2025-03-18T21:07:00Z" w16du:dateUtc="2025-03-18T20:07:00Z">
                      <w:r w:rsidRPr="00AC0E9E" w:rsidDel="006F1C5C">
                        <w:rPr>
                          <w:rFonts w:asciiTheme="minorHAnsi" w:hAnsiTheme="minorHAnsi" w:cstheme="minorHAnsi"/>
                          <w:sz w:val="18"/>
                          <w:szCs w:val="18"/>
                        </w:rPr>
                        <w:delText>.</w:delText>
                      </w:r>
                    </w:del>
                  </w:ins>
                </w:p>
                <w:p w14:paraId="518C86A1" w14:textId="1CE1CABE" w:rsidR="008032BB" w:rsidRPr="008032BB" w:rsidRDefault="008032BB" w:rsidP="008032BB">
                  <w:pPr>
                    <w:pStyle w:val="NormalWeb"/>
                    <w:spacing w:before="0" w:beforeAutospacing="0" w:after="0" w:afterAutospacing="0"/>
                    <w:jc w:val="center"/>
                    <w:textAlignment w:val="baseline"/>
                    <w:rPr>
                      <w:ins w:id="866" w:author="Momo" w:date="2025-03-18T17:48:00Z" w16du:dateUtc="2025-03-18T15:48:00Z"/>
                      <w:rFonts w:asciiTheme="minorHAnsi" w:hAnsiTheme="minorHAnsi" w:cstheme="minorHAnsi"/>
                      <w:sz w:val="18"/>
                      <w:szCs w:val="18"/>
                      <w:rPrChange w:id="867" w:author="Momo" w:date="2025-03-18T17:48:00Z" w16du:dateUtc="2025-03-18T15:48:00Z">
                        <w:rPr>
                          <w:ins w:id="868" w:author="Momo" w:date="2025-03-18T17:48:00Z" w16du:dateUtc="2025-03-18T15:48:00Z"/>
                          <w:rFonts w:asciiTheme="minorHAnsi" w:hAnsiTheme="minorHAnsi" w:cstheme="minorHAnsi"/>
                        </w:rPr>
                      </w:rPrChange>
                    </w:rPr>
                  </w:pPr>
                  <w:ins w:id="869" w:author="Momo" w:date="2025-03-18T17:48:00Z">
                    <w:r w:rsidRPr="008032BB">
                      <w:rPr>
                        <w:rFonts w:asciiTheme="minorHAnsi" w:hAnsiTheme="minorHAnsi" w:cstheme="minorHAnsi"/>
                        <w:sz w:val="18"/>
                        <w:szCs w:val="18"/>
                      </w:rPr>
                      <w:t>- Augmente le métabolisme lipidique</w:t>
                    </w:r>
                    <w:del w:id="870" w:author="sam cornet" w:date="2025-03-18T21:07:00Z" w16du:dateUtc="2025-03-18T20:07:00Z">
                      <w:r w:rsidRPr="008032BB" w:rsidDel="006F1C5C">
                        <w:rPr>
                          <w:rFonts w:asciiTheme="minorHAnsi" w:hAnsiTheme="minorHAnsi" w:cstheme="minorHAnsi"/>
                          <w:sz w:val="18"/>
                          <w:szCs w:val="18"/>
                        </w:rPr>
                        <w:delText>.</w:delText>
                      </w:r>
                    </w:del>
                  </w:ins>
                </w:p>
              </w:tc>
            </w:tr>
            <w:tr w:rsidR="008032BB" w14:paraId="296C536B" w14:textId="77777777" w:rsidTr="006F1C5C">
              <w:trPr>
                <w:trHeight w:val="585"/>
                <w:ins w:id="871" w:author="Momo" w:date="2025-03-18T17:48:00Z"/>
              </w:trPr>
              <w:tc>
                <w:tcPr>
                  <w:tcW w:w="2670" w:type="dxa"/>
                  <w:vAlign w:val="center"/>
                  <w:tcPrChange w:id="872" w:author="sam cornet" w:date="2025-03-18T21:07:00Z" w16du:dateUtc="2025-03-18T20:07:00Z">
                    <w:tcPr>
                      <w:tcW w:w="2670" w:type="dxa"/>
                    </w:tcPr>
                  </w:tcPrChange>
                </w:tcPr>
                <w:p w14:paraId="37AD703F" w14:textId="05A1F362" w:rsidR="008032BB" w:rsidRPr="008032BB" w:rsidRDefault="008032BB" w:rsidP="008032BB">
                  <w:pPr>
                    <w:pStyle w:val="NormalWeb"/>
                    <w:spacing w:before="0" w:beforeAutospacing="0" w:after="0" w:afterAutospacing="0"/>
                    <w:jc w:val="center"/>
                    <w:textAlignment w:val="baseline"/>
                    <w:rPr>
                      <w:ins w:id="873" w:author="Momo" w:date="2025-03-18T17:48:00Z" w16du:dateUtc="2025-03-18T15:48:00Z"/>
                      <w:rFonts w:asciiTheme="minorHAnsi" w:hAnsiTheme="minorHAnsi" w:cstheme="minorHAnsi"/>
                      <w:sz w:val="18"/>
                      <w:szCs w:val="18"/>
                      <w:rPrChange w:id="874" w:author="Momo" w:date="2025-03-18T17:48:00Z" w16du:dateUtc="2025-03-18T15:48:00Z">
                        <w:rPr>
                          <w:ins w:id="875" w:author="Momo" w:date="2025-03-18T17:48:00Z" w16du:dateUtc="2025-03-18T15:48:00Z"/>
                          <w:rFonts w:asciiTheme="minorHAnsi" w:hAnsiTheme="minorHAnsi" w:cstheme="minorHAnsi"/>
                        </w:rPr>
                      </w:rPrChange>
                    </w:rPr>
                  </w:pPr>
                  <w:ins w:id="876" w:author="Momo" w:date="2025-03-18T17:49:00Z">
                    <w:r w:rsidRPr="008032BB">
                      <w:rPr>
                        <w:rFonts w:asciiTheme="minorHAnsi" w:hAnsiTheme="minorHAnsi" w:cstheme="minorHAnsi"/>
                        <w:sz w:val="18"/>
                        <w:szCs w:val="18"/>
                      </w:rPr>
                      <w:t>Somatostatine</w:t>
                    </w:r>
                  </w:ins>
                </w:p>
              </w:tc>
              <w:tc>
                <w:tcPr>
                  <w:tcW w:w="2670" w:type="dxa"/>
                  <w:vAlign w:val="center"/>
                  <w:tcPrChange w:id="877" w:author="sam cornet" w:date="2025-03-18T21:07:00Z" w16du:dateUtc="2025-03-18T20:07:00Z">
                    <w:tcPr>
                      <w:tcW w:w="2670" w:type="dxa"/>
                    </w:tcPr>
                  </w:tcPrChange>
                </w:tcPr>
                <w:p w14:paraId="13B7E5D3" w14:textId="0C3BC213" w:rsidR="008032BB" w:rsidRPr="008032BB" w:rsidRDefault="008032BB" w:rsidP="008032BB">
                  <w:pPr>
                    <w:pStyle w:val="NormalWeb"/>
                    <w:spacing w:before="0" w:beforeAutospacing="0" w:after="0" w:afterAutospacing="0"/>
                    <w:jc w:val="center"/>
                    <w:textAlignment w:val="baseline"/>
                    <w:rPr>
                      <w:ins w:id="878" w:author="Momo" w:date="2025-03-18T17:48:00Z" w16du:dateUtc="2025-03-18T15:48:00Z"/>
                      <w:rFonts w:asciiTheme="minorHAnsi" w:hAnsiTheme="minorHAnsi" w:cstheme="minorHAnsi"/>
                      <w:sz w:val="18"/>
                      <w:szCs w:val="18"/>
                      <w:rPrChange w:id="879" w:author="Momo" w:date="2025-03-18T17:48:00Z" w16du:dateUtc="2025-03-18T15:48:00Z">
                        <w:rPr>
                          <w:ins w:id="880" w:author="Momo" w:date="2025-03-18T17:48:00Z" w16du:dateUtc="2025-03-18T15:48:00Z"/>
                          <w:rFonts w:asciiTheme="minorHAnsi" w:hAnsiTheme="minorHAnsi" w:cstheme="minorHAnsi"/>
                        </w:rPr>
                      </w:rPrChange>
                    </w:rPr>
                  </w:pPr>
                  <w:ins w:id="881" w:author="Momo" w:date="2025-03-18T17:49:00Z">
                    <w:r w:rsidRPr="008032BB">
                      <w:rPr>
                        <w:rFonts w:asciiTheme="minorHAnsi" w:hAnsiTheme="minorHAnsi" w:cstheme="minorHAnsi"/>
                        <w:sz w:val="18"/>
                        <w:szCs w:val="18"/>
                      </w:rPr>
                      <w:t>Pancréas</w:t>
                    </w:r>
                  </w:ins>
                </w:p>
              </w:tc>
              <w:tc>
                <w:tcPr>
                  <w:tcW w:w="2670" w:type="dxa"/>
                  <w:vAlign w:val="center"/>
                  <w:tcPrChange w:id="882" w:author="sam cornet" w:date="2025-03-18T21:07:00Z" w16du:dateUtc="2025-03-18T20:07:00Z">
                    <w:tcPr>
                      <w:tcW w:w="2670" w:type="dxa"/>
                    </w:tcPr>
                  </w:tcPrChange>
                </w:tcPr>
                <w:p w14:paraId="10F88754" w14:textId="1F685D4A" w:rsidR="008032BB" w:rsidRPr="008032BB" w:rsidRDefault="008032BB" w:rsidP="008032BB">
                  <w:pPr>
                    <w:pStyle w:val="NormalWeb"/>
                    <w:spacing w:before="0" w:beforeAutospacing="0" w:after="0" w:afterAutospacing="0"/>
                    <w:jc w:val="center"/>
                    <w:textAlignment w:val="baseline"/>
                    <w:rPr>
                      <w:ins w:id="883" w:author="Momo" w:date="2025-03-18T17:48:00Z" w16du:dateUtc="2025-03-18T15:48:00Z"/>
                      <w:rFonts w:asciiTheme="minorHAnsi" w:hAnsiTheme="minorHAnsi" w:cstheme="minorHAnsi"/>
                      <w:sz w:val="18"/>
                      <w:szCs w:val="18"/>
                      <w:rPrChange w:id="884" w:author="Momo" w:date="2025-03-18T17:48:00Z" w16du:dateUtc="2025-03-18T15:48:00Z">
                        <w:rPr>
                          <w:ins w:id="885" w:author="Momo" w:date="2025-03-18T17:48:00Z" w16du:dateUtc="2025-03-18T15:48:00Z"/>
                          <w:rFonts w:asciiTheme="minorHAnsi" w:hAnsiTheme="minorHAnsi" w:cstheme="minorHAnsi"/>
                        </w:rPr>
                      </w:rPrChange>
                    </w:rPr>
                  </w:pPr>
                  <w:ins w:id="886" w:author="Momo" w:date="2025-03-18T17:48:00Z" w16du:dateUtc="2025-03-18T15:48:00Z">
                    <w:r w:rsidRPr="008032BB">
                      <w:rPr>
                        <w:rFonts w:asciiTheme="minorHAnsi" w:hAnsiTheme="minorHAnsi" w:cstheme="minorHAnsi"/>
                        <w:sz w:val="18"/>
                        <w:szCs w:val="18"/>
                      </w:rPr>
                      <w:t>Inhibe la sécrétion de l’insuline et du glucagon</w:t>
                    </w:r>
                    <w:del w:id="887" w:author="sam cornet" w:date="2025-03-18T21:07:00Z" w16du:dateUtc="2025-03-18T20:07:00Z">
                      <w:r w:rsidRPr="008032BB" w:rsidDel="006F1C5C">
                        <w:rPr>
                          <w:rFonts w:asciiTheme="minorHAnsi" w:hAnsiTheme="minorHAnsi" w:cstheme="minorHAnsi"/>
                          <w:sz w:val="18"/>
                          <w:szCs w:val="18"/>
                        </w:rPr>
                        <w:delText>.</w:delText>
                      </w:r>
                    </w:del>
                  </w:ins>
                </w:p>
              </w:tc>
            </w:tr>
          </w:tbl>
          <w:p w14:paraId="349FA059" w14:textId="0E85E801" w:rsidR="00C1350C" w:rsidRPr="002C1C62" w:rsidRDefault="00C1350C" w:rsidP="004545CE">
            <w:pPr>
              <w:pStyle w:val="NormalWeb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HAnsi"/>
              </w:rPr>
            </w:pPr>
          </w:p>
        </w:tc>
      </w:tr>
    </w:tbl>
    <w:p w14:paraId="6236CDA1" w14:textId="77777777" w:rsidR="00F910E6" w:rsidRPr="002C1C62" w:rsidRDefault="00F910E6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tbl>
      <w:tblPr>
        <w:tblW w:w="9654" w:type="dxa"/>
        <w:tblInd w:w="-5" w:type="dxa"/>
        <w:tblLook w:val="04A0" w:firstRow="1" w:lastRow="0" w:firstColumn="1" w:lastColumn="0" w:noHBand="0" w:noVBand="1"/>
        <w:tblPrChange w:id="888" w:author="sam cornet" w:date="2025-03-17T22:53:00Z" w16du:dateUtc="2025-03-17T21:53:00Z">
          <w:tblPr>
            <w:tblW w:w="9654" w:type="dxa"/>
            <w:tblInd w:w="-5" w:type="dxa"/>
            <w:tblLook w:val="04A0" w:firstRow="1" w:lastRow="0" w:firstColumn="1" w:lastColumn="0" w:noHBand="0" w:noVBand="1"/>
          </w:tblPr>
        </w:tblPrChange>
      </w:tblPr>
      <w:tblGrid>
        <w:gridCol w:w="1418"/>
        <w:gridCol w:w="8236"/>
        <w:tblGridChange w:id="889">
          <w:tblGrid>
            <w:gridCol w:w="15"/>
            <w:gridCol w:w="1403"/>
            <w:gridCol w:w="298"/>
            <w:gridCol w:w="7938"/>
            <w:gridCol w:w="15"/>
          </w:tblGrid>
        </w:tblGridChange>
      </w:tblGrid>
      <w:tr w:rsidR="00C1350C" w:rsidRPr="002C1C62" w14:paraId="0D931DD5" w14:textId="77777777" w:rsidTr="003E06BE">
        <w:trPr>
          <w:trHeight w:val="737"/>
          <w:tblHeader/>
          <w:trPrChange w:id="890" w:author="sam cornet" w:date="2025-03-17T22:53:00Z" w16du:dateUtc="2025-03-17T21:53:00Z">
            <w:trPr>
              <w:gridBefore w:val="1"/>
              <w:trHeight w:val="737"/>
              <w:tblHeader/>
            </w:trPr>
          </w:trPrChange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221D3F"/>
            <w:vAlign w:val="center"/>
            <w:tcPrChange w:id="891" w:author="sam cornet" w:date="2025-03-17T22:53:00Z" w16du:dateUtc="2025-03-17T21:53:00Z">
              <w:tcPr>
                <w:tcW w:w="1701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auto"/>
                </w:tcBorders>
                <w:shd w:val="clear" w:color="auto" w:fill="221D3F"/>
                <w:vAlign w:val="center"/>
              </w:tcPr>
            </w:tcPrChange>
          </w:tcPr>
          <w:p w14:paraId="6B7B7353" w14:textId="146B493D" w:rsidR="00C1350C" w:rsidRPr="00B960BE" w:rsidRDefault="00696EA1" w:rsidP="00F910E6">
            <w:pPr>
              <w:spacing w:before="120" w:after="120" w:line="240" w:lineRule="auto"/>
              <w:rPr>
                <w:rFonts w:asciiTheme="minorHAnsi" w:hAnsiTheme="minorHAnsi" w:cstheme="minorHAnsi"/>
                <w:b/>
                <w:bCs/>
                <w:i/>
                <w:iCs/>
                <w:color w:val="FFFFFF"/>
                <w:sz w:val="20"/>
                <w:szCs w:val="20"/>
                <w:rPrChange w:id="892" w:author="sam cornet" w:date="2025-03-17T22:37:00Z" w16du:dateUtc="2025-03-17T21:37:00Z">
                  <w:rPr>
                    <w:rFonts w:asciiTheme="minorHAnsi" w:hAnsiTheme="minorHAnsi" w:cstheme="minorHAnsi"/>
                    <w:i/>
                    <w:iCs/>
                    <w:color w:val="FFFFFF"/>
                    <w:sz w:val="20"/>
                    <w:szCs w:val="20"/>
                  </w:rPr>
                </w:rPrChange>
              </w:rPr>
            </w:pPr>
            <w:r w:rsidRPr="00B960BE">
              <w:rPr>
                <w:rFonts w:asciiTheme="minorHAnsi" w:hAnsiTheme="minorHAnsi" w:cstheme="minorHAnsi"/>
                <w:b/>
                <w:bCs/>
                <w:i/>
                <w:iCs/>
                <w:color w:val="FFFFFF"/>
                <w:sz w:val="20"/>
                <w:szCs w:val="20"/>
                <w:rPrChange w:id="893" w:author="sam cornet" w:date="2025-03-17T22:37:00Z" w16du:dateUtc="2025-03-17T21:37:00Z">
                  <w:rPr>
                    <w:rFonts w:asciiTheme="minorHAnsi" w:hAnsiTheme="minorHAnsi" w:cstheme="minorHAnsi"/>
                    <w:i/>
                    <w:iCs/>
                    <w:color w:val="FFFFFF"/>
                    <w:sz w:val="20"/>
                    <w:szCs w:val="20"/>
                  </w:rPr>
                </w:rPrChange>
              </w:rPr>
              <w:t>I. Les glandes endocrines et les hormones</w:t>
            </w:r>
          </w:p>
        </w:tc>
        <w:tc>
          <w:tcPr>
            <w:tcW w:w="8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4CAADB"/>
            <w:vAlign w:val="center"/>
            <w:tcPrChange w:id="894" w:author="sam cornet" w:date="2025-03-17T22:53:00Z" w16du:dateUtc="2025-03-17T21:53:00Z">
              <w:tcPr>
                <w:tcW w:w="7953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auto"/>
                </w:tcBorders>
                <w:shd w:val="clear" w:color="auto" w:fill="4CAADB"/>
                <w:vAlign w:val="center"/>
              </w:tcPr>
            </w:tcPrChange>
          </w:tcPr>
          <w:p w14:paraId="7A042F2F" w14:textId="11D44055" w:rsidR="00C1350C" w:rsidRPr="002C1C62" w:rsidRDefault="00696EA1" w:rsidP="00BB05B4">
            <w:pPr>
              <w:spacing w:line="240" w:lineRule="auto"/>
              <w:rPr>
                <w:rFonts w:asciiTheme="minorHAnsi" w:hAnsiTheme="minorHAnsi" w:cstheme="minorHAnsi"/>
                <w:b/>
                <w:bCs/>
                <w:color w:val="F2F2F2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noProof/>
                <w:color w:val="FFFFFF"/>
                <w:sz w:val="24"/>
                <w:szCs w:val="24"/>
              </w:rPr>
              <w:t>Les testicules</w:t>
            </w:r>
          </w:p>
        </w:tc>
      </w:tr>
      <w:tr w:rsidR="00CB5DD5" w:rsidRPr="002C1C62" w14:paraId="2CB5D3AA" w14:textId="77777777" w:rsidTr="006F1C5C">
        <w:trPr>
          <w:trHeight w:val="2951"/>
          <w:tblHeader/>
          <w:trPrChange w:id="895" w:author="sam cornet" w:date="2025-03-18T21:08:00Z" w16du:dateUtc="2025-03-18T20:08:00Z">
            <w:trPr>
              <w:gridBefore w:val="1"/>
              <w:trHeight w:val="956"/>
              <w:tblHeader/>
            </w:trPr>
          </w:trPrChange>
        </w:trPr>
        <w:tc>
          <w:tcPr>
            <w:tcW w:w="1418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  <w:tcPrChange w:id="896" w:author="sam cornet" w:date="2025-03-18T21:08:00Z" w16du:dateUtc="2025-03-18T20:08:00Z">
              <w:tcPr>
                <w:tcW w:w="1701" w:type="dxa"/>
                <w:gridSpan w:val="2"/>
                <w:tcBorders>
                  <w:left w:val="single" w:sz="4" w:space="0" w:color="000000"/>
                  <w:bottom w:val="single" w:sz="4" w:space="0" w:color="auto"/>
                  <w:right w:val="single" w:sz="4" w:space="0" w:color="auto"/>
                </w:tcBorders>
                <w:shd w:val="clear" w:color="auto" w:fill="A6A6A6"/>
                <w:vAlign w:val="center"/>
              </w:tcPr>
            </w:tcPrChange>
          </w:tcPr>
          <w:p w14:paraId="5FEC1C50" w14:textId="04F8F905" w:rsidR="00CB5DD5" w:rsidRPr="002C1C62" w:rsidRDefault="004545CE" w:rsidP="00CB5DD5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Généralités </w:t>
            </w:r>
          </w:p>
        </w:tc>
        <w:tc>
          <w:tcPr>
            <w:tcW w:w="8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  <w:tcPrChange w:id="897" w:author="sam cornet" w:date="2025-03-18T21:08:00Z" w16du:dateUtc="2025-03-18T20:08:00Z">
              <w:tcPr>
                <w:tcW w:w="7953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000000"/>
                </w:tcBorders>
                <w:vAlign w:val="center"/>
              </w:tcPr>
            </w:tcPrChange>
          </w:tcPr>
          <w:p w14:paraId="05DE2E6F" w14:textId="77777777" w:rsidR="00CB5DD5" w:rsidRDefault="004545CE">
            <w:pPr>
              <w:pStyle w:val="Corps"/>
              <w:numPr>
                <w:ilvl w:val="0"/>
                <w:numId w:val="37"/>
              </w:numPr>
              <w:spacing w:line="276" w:lineRule="auto"/>
              <w:rPr>
                <w:rFonts w:asciiTheme="minorHAnsi" w:hAnsiTheme="minorHAnsi" w:cstheme="minorHAnsi"/>
              </w:rPr>
              <w:pPrChange w:id="898" w:author="sam cornet" w:date="2025-03-18T07:14:00Z" w16du:dateUtc="2025-03-18T06:14:00Z">
                <w:pPr>
                  <w:pStyle w:val="Corps"/>
                  <w:numPr>
                    <w:numId w:val="37"/>
                  </w:numPr>
                  <w:ind w:left="360" w:hanging="360"/>
                </w:pPr>
              </w:pPrChange>
            </w:pPr>
            <w:r>
              <w:rPr>
                <w:rFonts w:asciiTheme="minorHAnsi" w:hAnsiTheme="minorHAnsi" w:cstheme="minorHAnsi"/>
              </w:rPr>
              <w:t>Gonade mâle qui a une double fonction plus ou moins exprimée selon les périodes de la vie</w:t>
            </w:r>
          </w:p>
          <w:p w14:paraId="6D781054" w14:textId="77777777" w:rsidR="00B960BE" w:rsidRDefault="004545CE">
            <w:pPr>
              <w:pStyle w:val="Corps"/>
              <w:numPr>
                <w:ilvl w:val="0"/>
                <w:numId w:val="38"/>
              </w:numPr>
              <w:spacing w:line="276" w:lineRule="auto"/>
              <w:rPr>
                <w:ins w:id="899" w:author="sam cornet" w:date="2025-03-17T22:37:00Z" w16du:dateUtc="2025-03-17T21:37:00Z"/>
                <w:rFonts w:asciiTheme="minorHAnsi" w:hAnsiTheme="minorHAnsi" w:cstheme="minorHAnsi"/>
              </w:rPr>
              <w:pPrChange w:id="900" w:author="sam cornet" w:date="2025-03-18T07:14:00Z" w16du:dateUtc="2025-03-18T06:14:00Z">
                <w:pPr>
                  <w:pStyle w:val="Corps"/>
                  <w:numPr>
                    <w:numId w:val="38"/>
                  </w:numPr>
                  <w:ind w:left="644" w:hanging="360"/>
                </w:pPr>
              </w:pPrChange>
            </w:pPr>
            <w:r w:rsidRPr="009D296B">
              <w:rPr>
                <w:rFonts w:asciiTheme="minorHAnsi" w:hAnsiTheme="minorHAnsi" w:cstheme="minorHAnsi"/>
                <w:b/>
                <w:bCs/>
              </w:rPr>
              <w:t>Fonction exocrine</w:t>
            </w:r>
            <w:r>
              <w:rPr>
                <w:rFonts w:asciiTheme="minorHAnsi" w:hAnsiTheme="minorHAnsi" w:cstheme="minorHAnsi"/>
              </w:rPr>
              <w:t xml:space="preserve"> : </w:t>
            </w:r>
          </w:p>
          <w:p w14:paraId="71794AE7" w14:textId="759525B7" w:rsidR="004545CE" w:rsidRDefault="00B960BE">
            <w:pPr>
              <w:pStyle w:val="Corps"/>
              <w:numPr>
                <w:ilvl w:val="0"/>
                <w:numId w:val="86"/>
              </w:numPr>
              <w:spacing w:line="276" w:lineRule="auto"/>
              <w:rPr>
                <w:rFonts w:asciiTheme="minorHAnsi" w:hAnsiTheme="minorHAnsi" w:cstheme="minorHAnsi"/>
              </w:rPr>
              <w:pPrChange w:id="901" w:author="sam cornet" w:date="2025-03-18T07:14:00Z" w16du:dateUtc="2025-03-18T06:14:00Z">
                <w:pPr>
                  <w:pStyle w:val="Corps"/>
                  <w:numPr>
                    <w:numId w:val="38"/>
                  </w:numPr>
                  <w:ind w:left="644" w:hanging="360"/>
                </w:pPr>
              </w:pPrChange>
            </w:pPr>
            <w:ins w:id="902" w:author="sam cornet" w:date="2025-03-17T22:37:00Z" w16du:dateUtc="2025-03-17T21:37:00Z">
              <w:r>
                <w:rPr>
                  <w:rFonts w:asciiTheme="minorHAnsi" w:hAnsiTheme="minorHAnsi" w:cstheme="minorHAnsi"/>
                </w:rPr>
                <w:t>F</w:t>
              </w:r>
            </w:ins>
            <w:del w:id="903" w:author="sam cornet" w:date="2025-03-17T22:37:00Z" w16du:dateUtc="2025-03-17T21:37:00Z">
              <w:r w:rsidR="004545CE" w:rsidDel="00B960BE">
                <w:rPr>
                  <w:rFonts w:asciiTheme="minorHAnsi" w:hAnsiTheme="minorHAnsi" w:cstheme="minorHAnsi"/>
                </w:rPr>
                <w:delText>f</w:delText>
              </w:r>
            </w:del>
            <w:r w:rsidR="004545CE">
              <w:rPr>
                <w:rFonts w:asciiTheme="minorHAnsi" w:hAnsiTheme="minorHAnsi" w:cstheme="minorHAnsi"/>
              </w:rPr>
              <w:t>abrication des spermatozoïdes et du liquide spermatique</w:t>
            </w:r>
          </w:p>
          <w:p w14:paraId="453A0AFC" w14:textId="77777777" w:rsidR="00B960BE" w:rsidRDefault="004545CE">
            <w:pPr>
              <w:pStyle w:val="Corps"/>
              <w:numPr>
                <w:ilvl w:val="0"/>
                <w:numId w:val="38"/>
              </w:numPr>
              <w:spacing w:line="276" w:lineRule="auto"/>
              <w:rPr>
                <w:ins w:id="904" w:author="sam cornet" w:date="2025-03-17T22:37:00Z" w16du:dateUtc="2025-03-17T21:37:00Z"/>
                <w:rFonts w:asciiTheme="minorHAnsi" w:hAnsiTheme="minorHAnsi" w:cstheme="minorHAnsi"/>
              </w:rPr>
              <w:pPrChange w:id="905" w:author="sam cornet" w:date="2025-03-18T07:14:00Z" w16du:dateUtc="2025-03-18T06:14:00Z">
                <w:pPr>
                  <w:pStyle w:val="Corps"/>
                  <w:numPr>
                    <w:numId w:val="38"/>
                  </w:numPr>
                  <w:ind w:left="644" w:hanging="360"/>
                </w:pPr>
              </w:pPrChange>
            </w:pPr>
            <w:r w:rsidRPr="009D296B">
              <w:rPr>
                <w:rFonts w:asciiTheme="minorHAnsi" w:hAnsiTheme="minorHAnsi" w:cstheme="minorHAnsi"/>
                <w:b/>
                <w:bCs/>
              </w:rPr>
              <w:t>Fonction endocrine</w:t>
            </w:r>
            <w:r>
              <w:rPr>
                <w:rFonts w:asciiTheme="minorHAnsi" w:hAnsiTheme="minorHAnsi" w:cstheme="minorHAnsi"/>
              </w:rPr>
              <w:t xml:space="preserve"> : </w:t>
            </w:r>
          </w:p>
          <w:p w14:paraId="44EEA8AF" w14:textId="198B8310" w:rsidR="004545CE" w:rsidRDefault="00B960BE">
            <w:pPr>
              <w:pStyle w:val="Corps"/>
              <w:numPr>
                <w:ilvl w:val="0"/>
                <w:numId w:val="86"/>
              </w:numPr>
              <w:spacing w:line="276" w:lineRule="auto"/>
              <w:rPr>
                <w:rFonts w:asciiTheme="minorHAnsi" w:hAnsiTheme="minorHAnsi" w:cstheme="minorHAnsi"/>
              </w:rPr>
              <w:pPrChange w:id="906" w:author="sam cornet" w:date="2025-03-18T07:14:00Z" w16du:dateUtc="2025-03-18T06:14:00Z">
                <w:pPr>
                  <w:pStyle w:val="Corps"/>
                  <w:numPr>
                    <w:numId w:val="38"/>
                  </w:numPr>
                  <w:ind w:left="644" w:hanging="360"/>
                </w:pPr>
              </w:pPrChange>
            </w:pPr>
            <w:ins w:id="907" w:author="sam cornet" w:date="2025-03-17T22:37:00Z" w16du:dateUtc="2025-03-17T21:37:00Z">
              <w:r>
                <w:rPr>
                  <w:rFonts w:asciiTheme="minorHAnsi" w:hAnsiTheme="minorHAnsi" w:cstheme="minorHAnsi"/>
                </w:rPr>
                <w:t>F</w:t>
              </w:r>
            </w:ins>
            <w:del w:id="908" w:author="sam cornet" w:date="2025-03-17T22:37:00Z" w16du:dateUtc="2025-03-17T21:37:00Z">
              <w:r w:rsidR="004545CE" w:rsidDel="00B960BE">
                <w:rPr>
                  <w:rFonts w:asciiTheme="minorHAnsi" w:hAnsiTheme="minorHAnsi" w:cstheme="minorHAnsi"/>
                </w:rPr>
                <w:delText>f</w:delText>
              </w:r>
            </w:del>
            <w:r w:rsidR="004545CE">
              <w:rPr>
                <w:rFonts w:asciiTheme="minorHAnsi" w:hAnsiTheme="minorHAnsi" w:cstheme="minorHAnsi"/>
              </w:rPr>
              <w:t>abrication des hormones androgènes</w:t>
            </w:r>
            <w:ins w:id="909" w:author="sam cornet" w:date="2025-03-17T22:37:00Z" w16du:dateUtc="2025-03-17T21:37:00Z">
              <w:r>
                <w:rPr>
                  <w:rFonts w:asciiTheme="minorHAnsi" w:hAnsiTheme="minorHAnsi" w:cstheme="minorHAnsi"/>
                </w:rPr>
                <w:t xml:space="preserve"> = L</w:t>
              </w:r>
            </w:ins>
            <w:del w:id="910" w:author="sam cornet" w:date="2025-03-17T22:37:00Z" w16du:dateUtc="2025-03-17T21:37:00Z">
              <w:r w:rsidR="004545CE" w:rsidDel="00B960BE">
                <w:rPr>
                  <w:rFonts w:asciiTheme="minorHAnsi" w:hAnsiTheme="minorHAnsi" w:cstheme="minorHAnsi"/>
                </w:rPr>
                <w:delText> : l</w:delText>
              </w:r>
            </w:del>
            <w:r w:rsidR="004545CE">
              <w:rPr>
                <w:rFonts w:asciiTheme="minorHAnsi" w:hAnsiTheme="minorHAnsi" w:cstheme="minorHAnsi"/>
              </w:rPr>
              <w:t xml:space="preserve">a </w:t>
            </w:r>
            <w:r w:rsidR="004545CE" w:rsidRPr="009D296B">
              <w:rPr>
                <w:rFonts w:asciiTheme="minorHAnsi" w:hAnsiTheme="minorHAnsi" w:cstheme="minorHAnsi"/>
                <w:b/>
                <w:bCs/>
              </w:rPr>
              <w:t>testostérone</w:t>
            </w:r>
          </w:p>
          <w:p w14:paraId="646FB2FD" w14:textId="77777777" w:rsidR="008032BB" w:rsidRPr="002C1C62" w:rsidRDefault="009D296B" w:rsidP="009D296B">
            <w:pPr>
              <w:pStyle w:val="Corps"/>
              <w:jc w:val="center"/>
              <w:rPr>
                <w:ins w:id="911" w:author="Momo" w:date="2025-03-18T17:49:00Z" w16du:dateUtc="2025-03-18T15:49:00Z"/>
                <w:rFonts w:asciiTheme="minorHAnsi" w:hAnsiTheme="minorHAnsi" w:cstheme="minorHAnsi"/>
              </w:rPr>
            </w:pPr>
            <w:del w:id="912" w:author="Momo" w:date="2025-03-18T17:49:00Z" w16du:dateUtc="2025-03-18T15:49:00Z">
              <w:r w:rsidDel="008032BB">
                <w:rPr>
                  <w:rFonts w:asciiTheme="minorHAnsi" w:hAnsiTheme="minorHAnsi" w:cstheme="minorHAnsi"/>
                  <w:noProof/>
                </w:rPr>
                <w:drawing>
                  <wp:inline distT="0" distB="0" distL="0" distR="0" wp14:anchorId="44938C29" wp14:editId="5E9469E8">
                    <wp:extent cx="3956858" cy="717227"/>
                    <wp:effectExtent l="0" t="0" r="0" b="0"/>
                    <wp:docPr id="411107715" name="Image 20" descr="Une image contenant texte, Police, capture d’écran, ligne&#10;&#10;Le contenu généré par l’IA peut être incorrect.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411107715" name="Image 20" descr="Une image contenant texte, Police, capture d’écran, ligne&#10;&#10;Le contenu généré par l’IA peut être incorrect."/>
                            <pic:cNvPicPr/>
                          </pic:nvPicPr>
                          <pic:blipFill>
                            <a:blip r:embed="rId23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4064120" cy="736669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w:r>
            </w:del>
          </w:p>
          <w:tbl>
            <w:tblPr>
              <w:tblStyle w:val="Grilledutableau"/>
              <w:tblW w:w="0" w:type="auto"/>
              <w:tblLook w:val="04A0" w:firstRow="1" w:lastRow="0" w:firstColumn="1" w:lastColumn="0" w:noHBand="0" w:noVBand="1"/>
              <w:tblPrChange w:id="913" w:author="Momo" w:date="2025-03-18T17:49:00Z" w16du:dateUtc="2025-03-18T15:49:00Z">
                <w:tblPr>
                  <w:tblStyle w:val="Grilledutableau"/>
                  <w:tblW w:w="0" w:type="auto"/>
                  <w:tblLook w:val="04A0" w:firstRow="1" w:lastRow="0" w:firstColumn="1" w:lastColumn="0" w:noHBand="0" w:noVBand="1"/>
                </w:tblPr>
              </w:tblPrChange>
            </w:tblPr>
            <w:tblGrid>
              <w:gridCol w:w="2670"/>
              <w:gridCol w:w="2670"/>
              <w:gridCol w:w="2670"/>
              <w:tblGridChange w:id="914">
                <w:tblGrid>
                  <w:gridCol w:w="2670"/>
                  <w:gridCol w:w="2670"/>
                  <w:gridCol w:w="2670"/>
                </w:tblGrid>
              </w:tblGridChange>
            </w:tblGrid>
            <w:tr w:rsidR="008032BB" w14:paraId="059567D9" w14:textId="77777777" w:rsidTr="008032BB">
              <w:trPr>
                <w:ins w:id="915" w:author="Momo" w:date="2025-03-18T17:49:00Z"/>
              </w:trPr>
              <w:tc>
                <w:tcPr>
                  <w:tcW w:w="2670" w:type="dxa"/>
                  <w:shd w:val="clear" w:color="auto" w:fill="E7E6E6" w:themeFill="background2"/>
                  <w:tcPrChange w:id="916" w:author="Momo" w:date="2025-03-18T17:49:00Z" w16du:dateUtc="2025-03-18T15:49:00Z">
                    <w:tcPr>
                      <w:tcW w:w="2670" w:type="dxa"/>
                    </w:tcPr>
                  </w:tcPrChange>
                </w:tcPr>
                <w:p w14:paraId="611034AA" w14:textId="3A995EDA" w:rsidR="008032BB" w:rsidRPr="008032BB" w:rsidRDefault="008032BB" w:rsidP="008032BB">
                  <w:pPr>
                    <w:pStyle w:val="Corps"/>
                    <w:jc w:val="center"/>
                    <w:rPr>
                      <w:ins w:id="917" w:author="Momo" w:date="2025-03-18T17:49:00Z" w16du:dateUtc="2025-03-18T15:49:00Z"/>
                      <w:rFonts w:asciiTheme="minorHAnsi" w:hAnsiTheme="minorHAnsi" w:cstheme="minorHAnsi"/>
                      <w:b/>
                      <w:bCs/>
                      <w:rPrChange w:id="918" w:author="Momo" w:date="2025-03-18T17:49:00Z" w16du:dateUtc="2025-03-18T15:49:00Z">
                        <w:rPr>
                          <w:ins w:id="919" w:author="Momo" w:date="2025-03-18T17:49:00Z" w16du:dateUtc="2025-03-18T15:49:00Z"/>
                          <w:rFonts w:asciiTheme="minorHAnsi" w:hAnsiTheme="minorHAnsi" w:cstheme="minorHAnsi"/>
                        </w:rPr>
                      </w:rPrChange>
                    </w:rPr>
                  </w:pPr>
                  <w:ins w:id="920" w:author="Momo" w:date="2025-03-18T17:49:00Z" w16du:dateUtc="2025-03-18T15:49:00Z">
                    <w:r w:rsidRPr="008032BB">
                      <w:rPr>
                        <w:rFonts w:asciiTheme="minorHAnsi" w:hAnsiTheme="minorHAnsi" w:cstheme="minorHAnsi"/>
                        <w:b/>
                        <w:bCs/>
                        <w:rPrChange w:id="921" w:author="Momo" w:date="2025-03-18T17:49:00Z" w16du:dateUtc="2025-03-18T15:49:00Z">
                          <w:rPr/>
                        </w:rPrChange>
                      </w:rPr>
                      <w:t>Hormones</w:t>
                    </w:r>
                  </w:ins>
                </w:p>
              </w:tc>
              <w:tc>
                <w:tcPr>
                  <w:tcW w:w="2670" w:type="dxa"/>
                  <w:shd w:val="clear" w:color="auto" w:fill="E7E6E6" w:themeFill="background2"/>
                  <w:tcPrChange w:id="922" w:author="Momo" w:date="2025-03-18T17:49:00Z" w16du:dateUtc="2025-03-18T15:49:00Z">
                    <w:tcPr>
                      <w:tcW w:w="2670" w:type="dxa"/>
                    </w:tcPr>
                  </w:tcPrChange>
                </w:tcPr>
                <w:p w14:paraId="45C135A6" w14:textId="28D8A617" w:rsidR="008032BB" w:rsidRPr="008032BB" w:rsidRDefault="008032BB" w:rsidP="008032BB">
                  <w:pPr>
                    <w:pStyle w:val="Corps"/>
                    <w:jc w:val="center"/>
                    <w:rPr>
                      <w:ins w:id="923" w:author="Momo" w:date="2025-03-18T17:49:00Z" w16du:dateUtc="2025-03-18T15:49:00Z"/>
                      <w:rFonts w:asciiTheme="minorHAnsi" w:hAnsiTheme="minorHAnsi" w:cstheme="minorHAnsi"/>
                      <w:b/>
                      <w:bCs/>
                      <w:rPrChange w:id="924" w:author="Momo" w:date="2025-03-18T17:49:00Z" w16du:dateUtc="2025-03-18T15:49:00Z">
                        <w:rPr>
                          <w:ins w:id="925" w:author="Momo" w:date="2025-03-18T17:49:00Z" w16du:dateUtc="2025-03-18T15:49:00Z"/>
                          <w:rFonts w:asciiTheme="minorHAnsi" w:hAnsiTheme="minorHAnsi" w:cstheme="minorHAnsi"/>
                        </w:rPr>
                      </w:rPrChange>
                    </w:rPr>
                  </w:pPr>
                  <w:ins w:id="926" w:author="Momo" w:date="2025-03-18T17:49:00Z" w16du:dateUtc="2025-03-18T15:49:00Z">
                    <w:r w:rsidRPr="008032BB">
                      <w:rPr>
                        <w:rFonts w:asciiTheme="minorHAnsi" w:hAnsiTheme="minorHAnsi" w:cstheme="minorHAnsi"/>
                        <w:b/>
                        <w:bCs/>
                        <w:rPrChange w:id="927" w:author="Momo" w:date="2025-03-18T17:49:00Z" w16du:dateUtc="2025-03-18T15:49:00Z">
                          <w:rPr/>
                        </w:rPrChange>
                      </w:rPr>
                      <w:t>Cellule cible</w:t>
                    </w:r>
                  </w:ins>
                </w:p>
              </w:tc>
              <w:tc>
                <w:tcPr>
                  <w:tcW w:w="2670" w:type="dxa"/>
                  <w:shd w:val="clear" w:color="auto" w:fill="E7E6E6" w:themeFill="background2"/>
                  <w:tcPrChange w:id="928" w:author="Momo" w:date="2025-03-18T17:49:00Z" w16du:dateUtc="2025-03-18T15:49:00Z">
                    <w:tcPr>
                      <w:tcW w:w="2670" w:type="dxa"/>
                    </w:tcPr>
                  </w:tcPrChange>
                </w:tcPr>
                <w:p w14:paraId="2033FD9E" w14:textId="1A68927B" w:rsidR="008032BB" w:rsidRPr="008032BB" w:rsidRDefault="008032BB" w:rsidP="008032BB">
                  <w:pPr>
                    <w:pStyle w:val="Corps"/>
                    <w:jc w:val="center"/>
                    <w:rPr>
                      <w:ins w:id="929" w:author="Momo" w:date="2025-03-18T17:49:00Z" w16du:dateUtc="2025-03-18T15:49:00Z"/>
                      <w:rFonts w:asciiTheme="minorHAnsi" w:hAnsiTheme="minorHAnsi" w:cstheme="minorHAnsi"/>
                      <w:b/>
                      <w:bCs/>
                      <w:rPrChange w:id="930" w:author="Momo" w:date="2025-03-18T17:49:00Z" w16du:dateUtc="2025-03-18T15:49:00Z">
                        <w:rPr>
                          <w:ins w:id="931" w:author="Momo" w:date="2025-03-18T17:49:00Z" w16du:dateUtc="2025-03-18T15:49:00Z"/>
                          <w:rFonts w:asciiTheme="minorHAnsi" w:hAnsiTheme="minorHAnsi" w:cstheme="minorHAnsi"/>
                        </w:rPr>
                      </w:rPrChange>
                    </w:rPr>
                  </w:pPr>
                  <w:ins w:id="932" w:author="Momo" w:date="2025-03-18T17:49:00Z" w16du:dateUtc="2025-03-18T15:49:00Z">
                    <w:r w:rsidRPr="008032BB">
                      <w:rPr>
                        <w:rFonts w:asciiTheme="minorHAnsi" w:hAnsiTheme="minorHAnsi" w:cstheme="minorHAnsi"/>
                        <w:b/>
                        <w:bCs/>
                        <w:rPrChange w:id="933" w:author="Momo" w:date="2025-03-18T17:49:00Z" w16du:dateUtc="2025-03-18T15:49:00Z">
                          <w:rPr/>
                        </w:rPrChange>
                      </w:rPr>
                      <w:t>Principales actions</w:t>
                    </w:r>
                  </w:ins>
                </w:p>
              </w:tc>
            </w:tr>
            <w:tr w:rsidR="008032BB" w14:paraId="473F422C" w14:textId="77777777" w:rsidTr="006F1C5C">
              <w:trPr>
                <w:trHeight w:val="1062"/>
                <w:ins w:id="934" w:author="Momo" w:date="2025-03-18T17:49:00Z"/>
              </w:trPr>
              <w:tc>
                <w:tcPr>
                  <w:tcW w:w="2670" w:type="dxa"/>
                  <w:vAlign w:val="center"/>
                  <w:tcPrChange w:id="935" w:author="sam cornet" w:date="2025-03-18T21:07:00Z" w16du:dateUtc="2025-03-18T20:07:00Z">
                    <w:tcPr>
                      <w:tcW w:w="2670" w:type="dxa"/>
                    </w:tcPr>
                  </w:tcPrChange>
                </w:tcPr>
                <w:p w14:paraId="4FBDB451" w14:textId="38C82F28" w:rsidR="008032BB" w:rsidRPr="008032BB" w:rsidRDefault="008032BB" w:rsidP="008032BB">
                  <w:pPr>
                    <w:pStyle w:val="Corps"/>
                    <w:jc w:val="center"/>
                    <w:rPr>
                      <w:ins w:id="936" w:author="Momo" w:date="2025-03-18T17:49:00Z" w16du:dateUtc="2025-03-18T15:49:00Z"/>
                      <w:rFonts w:asciiTheme="minorHAnsi" w:hAnsiTheme="minorHAnsi" w:cstheme="minorHAnsi"/>
                    </w:rPr>
                  </w:pPr>
                  <w:ins w:id="937" w:author="Momo" w:date="2025-03-18T17:49:00Z" w16du:dateUtc="2025-03-18T15:49:00Z">
                    <w:r w:rsidRPr="008032BB">
                      <w:rPr>
                        <w:rFonts w:asciiTheme="minorHAnsi" w:hAnsiTheme="minorHAnsi" w:cstheme="minorHAnsi"/>
                        <w:rPrChange w:id="938" w:author="Momo" w:date="2025-03-18T17:49:00Z" w16du:dateUtc="2025-03-18T15:49:00Z">
                          <w:rPr/>
                        </w:rPrChange>
                      </w:rPr>
                      <w:t>Testostérone</w:t>
                    </w:r>
                  </w:ins>
                </w:p>
              </w:tc>
              <w:tc>
                <w:tcPr>
                  <w:tcW w:w="2670" w:type="dxa"/>
                  <w:vAlign w:val="center"/>
                  <w:tcPrChange w:id="939" w:author="sam cornet" w:date="2025-03-18T21:07:00Z" w16du:dateUtc="2025-03-18T20:07:00Z">
                    <w:tcPr>
                      <w:tcW w:w="2670" w:type="dxa"/>
                    </w:tcPr>
                  </w:tcPrChange>
                </w:tcPr>
                <w:p w14:paraId="3BBB6204" w14:textId="72C5ED64" w:rsidR="008032BB" w:rsidRPr="008032BB" w:rsidRDefault="008032BB" w:rsidP="008032BB">
                  <w:pPr>
                    <w:pStyle w:val="Corps"/>
                    <w:jc w:val="center"/>
                    <w:rPr>
                      <w:ins w:id="940" w:author="Momo" w:date="2025-03-18T17:49:00Z" w16du:dateUtc="2025-03-18T15:49:00Z"/>
                      <w:rFonts w:asciiTheme="minorHAnsi" w:hAnsiTheme="minorHAnsi" w:cstheme="minorHAnsi"/>
                    </w:rPr>
                  </w:pPr>
                  <w:ins w:id="941" w:author="Momo" w:date="2025-03-18T17:49:00Z" w16du:dateUtc="2025-03-18T15:49:00Z">
                    <w:r w:rsidRPr="008032BB">
                      <w:rPr>
                        <w:rFonts w:asciiTheme="minorHAnsi" w:hAnsiTheme="minorHAnsi" w:cstheme="minorHAnsi"/>
                        <w:rPrChange w:id="942" w:author="Momo" w:date="2025-03-18T17:49:00Z" w16du:dateUtc="2025-03-18T15:49:00Z">
                          <w:rPr/>
                        </w:rPrChange>
                      </w:rPr>
                      <w:t>- L’organisme en général et les organes sexuels masculins en particulier</w:t>
                    </w:r>
                  </w:ins>
                </w:p>
              </w:tc>
              <w:tc>
                <w:tcPr>
                  <w:tcW w:w="2670" w:type="dxa"/>
                  <w:vAlign w:val="center"/>
                  <w:tcPrChange w:id="943" w:author="sam cornet" w:date="2025-03-18T21:07:00Z" w16du:dateUtc="2025-03-18T20:07:00Z">
                    <w:tcPr>
                      <w:tcW w:w="2670" w:type="dxa"/>
                    </w:tcPr>
                  </w:tcPrChange>
                </w:tcPr>
                <w:p w14:paraId="629D029E" w14:textId="77777777" w:rsidR="008032BB" w:rsidRDefault="008032BB" w:rsidP="008032BB">
                  <w:pPr>
                    <w:pStyle w:val="Corps"/>
                    <w:jc w:val="center"/>
                    <w:rPr>
                      <w:ins w:id="944" w:author="Momo" w:date="2025-03-18T17:49:00Z" w16du:dateUtc="2025-03-18T15:49:00Z"/>
                      <w:rFonts w:asciiTheme="minorHAnsi" w:hAnsiTheme="minorHAnsi" w:cstheme="minorHAnsi"/>
                    </w:rPr>
                  </w:pPr>
                  <w:ins w:id="945" w:author="Momo" w:date="2025-03-18T17:49:00Z" w16du:dateUtc="2025-03-18T15:49:00Z">
                    <w:r w:rsidRPr="008032BB">
                      <w:rPr>
                        <w:rFonts w:asciiTheme="minorHAnsi" w:hAnsiTheme="minorHAnsi" w:cstheme="minorHAnsi"/>
                        <w:rPrChange w:id="946" w:author="Momo" w:date="2025-03-18T17:49:00Z" w16du:dateUtc="2025-03-18T15:49:00Z">
                          <w:rPr/>
                        </w:rPrChange>
                      </w:rPr>
                      <w:t>- Développement des caractères sexuels masculins</w:t>
                    </w:r>
                    <w:del w:id="947" w:author="sam cornet" w:date="2025-03-18T21:07:00Z" w16du:dateUtc="2025-03-18T20:07:00Z">
                      <w:r w:rsidRPr="008032BB" w:rsidDel="006F1C5C">
                        <w:rPr>
                          <w:rFonts w:asciiTheme="minorHAnsi" w:hAnsiTheme="minorHAnsi" w:cstheme="minorHAnsi"/>
                          <w:rPrChange w:id="948" w:author="Momo" w:date="2025-03-18T17:49:00Z" w16du:dateUtc="2025-03-18T15:49:00Z">
                            <w:rPr/>
                          </w:rPrChange>
                        </w:rPr>
                        <w:delText>.</w:delText>
                      </w:r>
                    </w:del>
                  </w:ins>
                </w:p>
                <w:p w14:paraId="1EABFE16" w14:textId="38FCFAFD" w:rsidR="008032BB" w:rsidRPr="008032BB" w:rsidRDefault="008032BB" w:rsidP="008032BB">
                  <w:pPr>
                    <w:pStyle w:val="Corps"/>
                    <w:jc w:val="center"/>
                    <w:rPr>
                      <w:ins w:id="949" w:author="Momo" w:date="2025-03-18T17:49:00Z" w16du:dateUtc="2025-03-18T15:49:00Z"/>
                      <w:rFonts w:asciiTheme="minorHAnsi" w:hAnsiTheme="minorHAnsi" w:cstheme="minorHAnsi"/>
                    </w:rPr>
                  </w:pPr>
                  <w:ins w:id="950" w:author="Momo" w:date="2025-03-18T17:49:00Z">
                    <w:r w:rsidRPr="008032BB">
                      <w:rPr>
                        <w:rFonts w:asciiTheme="minorHAnsi" w:hAnsiTheme="minorHAnsi" w:cstheme="minorHAnsi"/>
                      </w:rPr>
                      <w:t>Est associée au processus de la reproduction</w:t>
                    </w:r>
                    <w:del w:id="951" w:author="sam cornet" w:date="2025-03-18T21:07:00Z" w16du:dateUtc="2025-03-18T20:07:00Z">
                      <w:r w:rsidRPr="008032BB" w:rsidDel="006F1C5C">
                        <w:rPr>
                          <w:rFonts w:asciiTheme="minorHAnsi" w:hAnsiTheme="minorHAnsi" w:cstheme="minorHAnsi"/>
                        </w:rPr>
                        <w:delText>.</w:delText>
                      </w:r>
                    </w:del>
                  </w:ins>
                </w:p>
              </w:tc>
            </w:tr>
          </w:tbl>
          <w:p w14:paraId="00072227" w14:textId="269605F8" w:rsidR="004545CE" w:rsidRPr="002C1C62" w:rsidRDefault="004545CE" w:rsidP="009D296B">
            <w:pPr>
              <w:pStyle w:val="Corps"/>
              <w:jc w:val="center"/>
              <w:rPr>
                <w:rFonts w:asciiTheme="minorHAnsi" w:hAnsiTheme="minorHAnsi" w:cstheme="minorHAnsi"/>
              </w:rPr>
            </w:pPr>
          </w:p>
        </w:tc>
      </w:tr>
    </w:tbl>
    <w:p w14:paraId="3B1A169E" w14:textId="77777777" w:rsidR="00F910E6" w:rsidRPr="002C1C62" w:rsidRDefault="00F910E6" w:rsidP="004D4BB6">
      <w:pPr>
        <w:jc w:val="both"/>
        <w:rPr>
          <w:rFonts w:asciiTheme="minorHAnsi" w:hAnsiTheme="minorHAnsi" w:cstheme="minorHAnsi"/>
          <w:color w:val="55519B"/>
        </w:rPr>
      </w:pPr>
    </w:p>
    <w:tbl>
      <w:tblPr>
        <w:tblW w:w="9654" w:type="dxa"/>
        <w:jc w:val="center"/>
        <w:tblLook w:val="04A0" w:firstRow="1" w:lastRow="0" w:firstColumn="1" w:lastColumn="0" w:noHBand="0" w:noVBand="1"/>
      </w:tblPr>
      <w:tblGrid>
        <w:gridCol w:w="1701"/>
        <w:gridCol w:w="7953"/>
        <w:tblGridChange w:id="952">
          <w:tblGrid>
            <w:gridCol w:w="5"/>
            <w:gridCol w:w="1696"/>
            <w:gridCol w:w="5"/>
            <w:gridCol w:w="7948"/>
            <w:gridCol w:w="5"/>
          </w:tblGrid>
        </w:tblGridChange>
      </w:tblGrid>
      <w:tr w:rsidR="00C1350C" w:rsidRPr="002C1C62" w14:paraId="4FFBBB03" w14:textId="77777777" w:rsidTr="001B1263">
        <w:trPr>
          <w:trHeight w:val="737"/>
          <w:tblHeader/>
          <w:jc w:val="center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221D3F"/>
            <w:vAlign w:val="center"/>
          </w:tcPr>
          <w:p w14:paraId="72E27E44" w14:textId="42E0152C" w:rsidR="00C1350C" w:rsidRPr="00B960BE" w:rsidRDefault="009A129A" w:rsidP="00CB5DD5">
            <w:pPr>
              <w:spacing w:before="120" w:after="120" w:line="240" w:lineRule="auto"/>
              <w:rPr>
                <w:rFonts w:asciiTheme="minorHAnsi" w:hAnsiTheme="minorHAnsi" w:cstheme="minorHAnsi"/>
                <w:b/>
                <w:bCs/>
                <w:i/>
                <w:iCs/>
                <w:color w:val="FFFFFF"/>
                <w:sz w:val="20"/>
                <w:szCs w:val="20"/>
                <w:rPrChange w:id="953" w:author="sam cornet" w:date="2025-03-17T22:37:00Z" w16du:dateUtc="2025-03-17T21:37:00Z">
                  <w:rPr>
                    <w:rFonts w:asciiTheme="minorHAnsi" w:hAnsiTheme="minorHAnsi" w:cstheme="minorHAnsi"/>
                    <w:i/>
                    <w:iCs/>
                    <w:color w:val="FFFFFF"/>
                    <w:sz w:val="20"/>
                    <w:szCs w:val="20"/>
                  </w:rPr>
                </w:rPrChange>
              </w:rPr>
            </w:pPr>
            <w:r w:rsidRPr="00B960BE">
              <w:rPr>
                <w:rFonts w:asciiTheme="minorHAnsi" w:hAnsiTheme="minorHAnsi" w:cstheme="minorHAnsi"/>
                <w:b/>
                <w:bCs/>
                <w:i/>
                <w:iCs/>
                <w:color w:val="FFFFFF"/>
                <w:sz w:val="20"/>
                <w:szCs w:val="20"/>
                <w:rPrChange w:id="954" w:author="sam cornet" w:date="2025-03-17T22:37:00Z" w16du:dateUtc="2025-03-17T21:37:00Z">
                  <w:rPr>
                    <w:rFonts w:asciiTheme="minorHAnsi" w:hAnsiTheme="minorHAnsi" w:cstheme="minorHAnsi"/>
                    <w:i/>
                    <w:iCs/>
                    <w:color w:val="FFFFFF"/>
                    <w:sz w:val="20"/>
                    <w:szCs w:val="20"/>
                  </w:rPr>
                </w:rPrChange>
              </w:rPr>
              <w:lastRenderedPageBreak/>
              <w:t>I</w:t>
            </w:r>
            <w:r w:rsidR="005D40AE" w:rsidRPr="00B960BE">
              <w:rPr>
                <w:rFonts w:asciiTheme="minorHAnsi" w:hAnsiTheme="minorHAnsi" w:cstheme="minorHAnsi"/>
                <w:b/>
                <w:bCs/>
                <w:i/>
                <w:iCs/>
                <w:color w:val="FFFFFF"/>
                <w:sz w:val="20"/>
                <w:szCs w:val="20"/>
                <w:rPrChange w:id="955" w:author="sam cornet" w:date="2025-03-17T22:37:00Z" w16du:dateUtc="2025-03-17T21:37:00Z">
                  <w:rPr>
                    <w:rFonts w:asciiTheme="minorHAnsi" w:hAnsiTheme="minorHAnsi" w:cstheme="minorHAnsi"/>
                    <w:i/>
                    <w:iCs/>
                    <w:color w:val="FFFFFF"/>
                    <w:sz w:val="20"/>
                    <w:szCs w:val="20"/>
                  </w:rPr>
                </w:rPrChange>
              </w:rPr>
              <w:t>I. Réponses hormonales à l’exercice et à l’entraînement</w:t>
            </w:r>
          </w:p>
        </w:tc>
        <w:tc>
          <w:tcPr>
            <w:tcW w:w="7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4CAADB"/>
            <w:vAlign w:val="center"/>
          </w:tcPr>
          <w:p w14:paraId="7612F2DB" w14:textId="44AC9400" w:rsidR="00C1350C" w:rsidRPr="002C1C62" w:rsidRDefault="005D40AE" w:rsidP="00CB5DD5">
            <w:pPr>
              <w:spacing w:line="240" w:lineRule="auto"/>
              <w:rPr>
                <w:rFonts w:asciiTheme="minorHAnsi" w:hAnsiTheme="minorHAnsi" w:cstheme="minorHAnsi"/>
                <w:b/>
                <w:bCs/>
                <w:color w:val="F2F2F2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noProof/>
                <w:color w:val="FFFFFF"/>
                <w:sz w:val="24"/>
                <w:szCs w:val="24"/>
              </w:rPr>
              <w:t>L’hormone de croissance (GH)</w:t>
            </w:r>
          </w:p>
        </w:tc>
      </w:tr>
      <w:tr w:rsidR="00CB5DD5" w:rsidRPr="002C1C62" w14:paraId="43CC8646" w14:textId="77777777" w:rsidTr="00B960BE">
        <w:tblPrEx>
          <w:tblW w:w="9654" w:type="dxa"/>
          <w:jc w:val="center"/>
          <w:tblPrExChange w:id="956" w:author="sam cornet" w:date="2025-03-17T22:39:00Z" w16du:dateUtc="2025-03-17T21:39:00Z">
            <w:tblPrEx>
              <w:tblW w:w="9654" w:type="dxa"/>
              <w:jc w:val="center"/>
            </w:tblPrEx>
          </w:tblPrExChange>
        </w:tblPrEx>
        <w:trPr>
          <w:trHeight w:val="5583"/>
          <w:tblHeader/>
          <w:jc w:val="center"/>
          <w:trPrChange w:id="957" w:author="sam cornet" w:date="2025-03-17T22:39:00Z" w16du:dateUtc="2025-03-17T21:39:00Z">
            <w:trPr>
              <w:gridAfter w:val="0"/>
              <w:trHeight w:val="1134"/>
              <w:tblHeader/>
              <w:jc w:val="center"/>
            </w:trPr>
          </w:trPrChange>
        </w:trPr>
        <w:tc>
          <w:tcPr>
            <w:tcW w:w="1701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  <w:tcPrChange w:id="958" w:author="sam cornet" w:date="2025-03-17T22:39:00Z" w16du:dateUtc="2025-03-17T21:39:00Z">
              <w:tcPr>
                <w:tcW w:w="1701" w:type="dxa"/>
                <w:gridSpan w:val="2"/>
                <w:tcBorders>
                  <w:left w:val="single" w:sz="4" w:space="0" w:color="000000"/>
                  <w:bottom w:val="single" w:sz="4" w:space="0" w:color="auto"/>
                  <w:right w:val="single" w:sz="4" w:space="0" w:color="auto"/>
                </w:tcBorders>
                <w:shd w:val="clear" w:color="auto" w:fill="A6A6A6"/>
                <w:vAlign w:val="center"/>
              </w:tcPr>
            </w:tcPrChange>
          </w:tcPr>
          <w:p w14:paraId="07423AE2" w14:textId="0D4B1CA5" w:rsidR="00CB5DD5" w:rsidRPr="002C1C62" w:rsidRDefault="00F153ED" w:rsidP="00CB5DD5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Effets de l’exercice musculaire sur la GH</w:t>
            </w:r>
          </w:p>
        </w:tc>
        <w:tc>
          <w:tcPr>
            <w:tcW w:w="7953" w:type="dxa"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  <w:tcPrChange w:id="959" w:author="sam cornet" w:date="2025-03-17T22:39:00Z" w16du:dateUtc="2025-03-17T21:39:00Z">
              <w:tcPr>
                <w:tcW w:w="7953" w:type="dxa"/>
                <w:gridSpan w:val="2"/>
                <w:tcBorders>
                  <w:left w:val="single" w:sz="4" w:space="0" w:color="auto"/>
                  <w:bottom w:val="single" w:sz="4" w:space="0" w:color="auto"/>
                  <w:right w:val="single" w:sz="4" w:space="0" w:color="000000"/>
                </w:tcBorders>
                <w:vAlign w:val="center"/>
              </w:tcPr>
            </w:tcPrChange>
          </w:tcPr>
          <w:p w14:paraId="4A553558" w14:textId="77777777" w:rsidR="00ED2FCB" w:rsidRPr="00CE3FA2" w:rsidRDefault="00ED2FCB" w:rsidP="00ED2FCB">
            <w:pPr>
              <w:pStyle w:val="NormalWeb"/>
              <w:numPr>
                <w:ilvl w:val="0"/>
                <w:numId w:val="37"/>
              </w:numPr>
              <w:spacing w:before="0" w:beforeAutospacing="0" w:after="0" w:afterAutospacing="0"/>
              <w:textAlignment w:val="baseline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  <w:rPrChange w:id="960" w:author="Lea MINAKIAN" w:date="2025-03-03T18:34:00Z" w16du:dateUtc="2025-03-03T17:34:00Z">
                  <w:rPr>
                    <w:rFonts w:asciiTheme="minorHAnsi" w:hAnsiTheme="minorHAnsi" w:cstheme="minorHAnsi"/>
                    <w:color w:val="000000"/>
                    <w:sz w:val="18"/>
                    <w:szCs w:val="18"/>
                  </w:rPr>
                </w:rPrChange>
              </w:rPr>
            </w:pPr>
            <w:r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 xml:space="preserve">L’exercice est un </w:t>
            </w:r>
            <w:r w:rsidRPr="00CE3FA2"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  <w:rPrChange w:id="961" w:author="Lea MINAKIAN" w:date="2025-03-03T18:34:00Z" w16du:dateUtc="2025-03-03T17:34:00Z">
                  <w:rPr>
                    <w:rFonts w:asciiTheme="minorHAnsi" w:hAnsiTheme="minorHAnsi" w:cstheme="minorHAnsi"/>
                    <w:color w:val="000000"/>
                    <w:sz w:val="18"/>
                    <w:szCs w:val="18"/>
                  </w:rPr>
                </w:rPrChange>
              </w:rPr>
              <w:t>puissant stimulateur physiologique de la sécrétion de la GH</w:t>
            </w:r>
          </w:p>
          <w:p w14:paraId="4B3971E0" w14:textId="71043AEB" w:rsidR="00ED2FCB" w:rsidRPr="00ED2FCB" w:rsidRDefault="00ED2FCB">
            <w:pPr>
              <w:pStyle w:val="NormalWeb"/>
              <w:numPr>
                <w:ilvl w:val="0"/>
                <w:numId w:val="38"/>
              </w:numPr>
              <w:spacing w:before="0" w:beforeAutospacing="0" w:after="0" w:afterAutospacing="0"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pPrChange w:id="962" w:author="sam cornet" w:date="2025-03-17T22:38:00Z" w16du:dateUtc="2025-03-17T21:38:00Z">
                <w:pPr>
                  <w:pStyle w:val="NormalWeb"/>
                  <w:numPr>
                    <w:numId w:val="44"/>
                  </w:numPr>
                  <w:spacing w:before="0" w:beforeAutospacing="0" w:after="0" w:afterAutospacing="0"/>
                  <w:ind w:left="1440" w:hanging="360"/>
                  <w:textAlignment w:val="baseline"/>
                </w:pPr>
              </w:pPrChange>
            </w:pPr>
            <w:r w:rsidRPr="00ED2FCB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 xml:space="preserve">La réponse de la GH croît progressivement en fonction de l’intensité de l’exercice </w:t>
            </w:r>
          </w:p>
          <w:p w14:paraId="64CEB620" w14:textId="77777777" w:rsidR="00ED2FCB" w:rsidRDefault="00ED2FCB" w:rsidP="00CB5DD5">
            <w:pPr>
              <w:pStyle w:val="NormalWeb"/>
              <w:numPr>
                <w:ilvl w:val="0"/>
                <w:numId w:val="37"/>
              </w:numPr>
              <w:spacing w:before="0" w:beforeAutospacing="0" w:after="0" w:afterAutospacing="0"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CE3FA2"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  <w:rPrChange w:id="963" w:author="Lea MINAKIAN" w:date="2025-03-03T18:34:00Z" w16du:dateUtc="2025-03-03T17:34:00Z">
                  <w:rPr>
                    <w:rFonts w:asciiTheme="minorHAnsi" w:hAnsiTheme="minorHAnsi" w:cstheme="minorHAnsi"/>
                    <w:color w:val="000000"/>
                    <w:sz w:val="18"/>
                    <w:szCs w:val="18"/>
                  </w:rPr>
                </w:rPrChange>
              </w:rPr>
              <w:t>Tous les types d’exercices</w:t>
            </w:r>
            <w:r w:rsidRPr="00ED2FCB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 xml:space="preserve"> : </w:t>
            </w:r>
          </w:p>
          <w:p w14:paraId="310BF9DE" w14:textId="77777777" w:rsidR="00ED2FCB" w:rsidRDefault="00ED2FCB" w:rsidP="00ED2FCB">
            <w:pPr>
              <w:pStyle w:val="NormalWeb"/>
              <w:numPr>
                <w:ilvl w:val="0"/>
                <w:numId w:val="43"/>
              </w:numPr>
              <w:spacing w:before="0" w:beforeAutospacing="0" w:after="0" w:afterAutospacing="0"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A</w:t>
            </w:r>
            <w:r w:rsidRPr="00ED2FCB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 xml:space="preserve">érobies, de résistances, intermittentes, maximales et supra-maximales </w:t>
            </w:r>
          </w:p>
          <w:p w14:paraId="68A9B693" w14:textId="0A386875" w:rsidR="00ED2FCB" w:rsidRPr="00ED2FCB" w:rsidRDefault="00ED2FCB">
            <w:pPr>
              <w:pStyle w:val="NormalWeb"/>
              <w:numPr>
                <w:ilvl w:val="0"/>
                <w:numId w:val="86"/>
              </w:numPr>
              <w:spacing w:before="0" w:beforeAutospacing="0" w:after="0" w:afterAutospacing="0"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pPrChange w:id="964" w:author="sam cornet" w:date="2025-03-17T22:38:00Z" w16du:dateUtc="2025-03-17T21:38:00Z">
                <w:pPr>
                  <w:pStyle w:val="NormalWeb"/>
                  <w:numPr>
                    <w:numId w:val="43"/>
                  </w:numPr>
                  <w:spacing w:before="0" w:beforeAutospacing="0" w:after="0" w:afterAutospacing="0"/>
                  <w:ind w:left="643" w:hanging="360"/>
                  <w:textAlignment w:val="baseline"/>
                </w:pPr>
              </w:pPrChange>
            </w:pPr>
            <w:r w:rsidRPr="00ED2FCB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 xml:space="preserve">Ont un effet stimulateur sur la GH </w:t>
            </w:r>
          </w:p>
          <w:p w14:paraId="11F0F966" w14:textId="77777777" w:rsidR="00ED2FCB" w:rsidRDefault="00ED2FCB" w:rsidP="00CB5DD5">
            <w:pPr>
              <w:pStyle w:val="NormalWeb"/>
              <w:numPr>
                <w:ilvl w:val="0"/>
                <w:numId w:val="37"/>
              </w:numPr>
              <w:spacing w:before="0" w:beforeAutospacing="0" w:after="0" w:afterAutospacing="0"/>
              <w:textAlignment w:val="baseline"/>
              <w:rPr>
                <w:ins w:id="965" w:author="sam cornet" w:date="2025-03-17T22:39:00Z" w16du:dateUtc="2025-03-17T21:39:00Z"/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Cu</w:t>
            </w:r>
            <w:r w:rsidRPr="00ED2FCB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neo et Wallace (1994) ont montré que le seuil de réponse de la GH se situe vers 40% du VO</w:t>
            </w:r>
            <w:r w:rsidRPr="00B960BE">
              <w:rPr>
                <w:rFonts w:asciiTheme="minorHAnsi" w:hAnsiTheme="minorHAnsi" w:cstheme="minorHAnsi"/>
                <w:color w:val="000000"/>
                <w:sz w:val="18"/>
                <w:szCs w:val="18"/>
                <w:vertAlign w:val="subscript"/>
                <w:rPrChange w:id="966" w:author="sam cornet" w:date="2025-03-17T22:39:00Z" w16du:dateUtc="2025-03-17T21:39:00Z">
                  <w:rPr>
                    <w:rFonts w:asciiTheme="minorHAnsi" w:hAnsiTheme="minorHAnsi" w:cstheme="minorHAnsi"/>
                    <w:color w:val="000000"/>
                    <w:sz w:val="18"/>
                    <w:szCs w:val="18"/>
                  </w:rPr>
                </w:rPrChange>
              </w:rPr>
              <w:t>2</w:t>
            </w:r>
            <w:r w:rsidRPr="00ED2FCB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max</w:t>
            </w:r>
          </w:p>
          <w:p w14:paraId="0592FDB2" w14:textId="77777777" w:rsidR="00B960BE" w:rsidRDefault="00B960BE">
            <w:pPr>
              <w:pStyle w:val="NormalWeb"/>
              <w:spacing w:before="0" w:beforeAutospacing="0" w:after="0" w:afterAutospacing="0"/>
              <w:ind w:left="360"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pPrChange w:id="967" w:author="sam cornet" w:date="2025-03-17T22:39:00Z" w16du:dateUtc="2025-03-17T21:39:00Z">
                <w:pPr>
                  <w:pStyle w:val="NormalWeb"/>
                  <w:numPr>
                    <w:numId w:val="37"/>
                  </w:numPr>
                  <w:spacing w:before="0" w:beforeAutospacing="0" w:after="0" w:afterAutospacing="0"/>
                  <w:ind w:left="360" w:hanging="360"/>
                  <w:textAlignment w:val="baseline"/>
                </w:pPr>
              </w:pPrChange>
            </w:pPr>
          </w:p>
          <w:p w14:paraId="4ACF300F" w14:textId="77777777" w:rsidR="00B960BE" w:rsidRDefault="00ED2FCB" w:rsidP="00B960BE">
            <w:pPr>
              <w:pStyle w:val="NormalWeb"/>
              <w:spacing w:before="0" w:beforeAutospacing="0" w:after="0" w:afterAutospacing="0"/>
              <w:jc w:val="center"/>
              <w:textAlignment w:val="baseline"/>
              <w:rPr>
                <w:ins w:id="968" w:author="sam cornet" w:date="2025-03-17T22:39:00Z" w16du:dateUtc="2025-03-17T21:39:00Z"/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noProof/>
                <w:color w:val="000000"/>
                <w:sz w:val="18"/>
                <w:szCs w:val="18"/>
              </w:rPr>
              <w:drawing>
                <wp:inline distT="0" distB="0" distL="0" distR="0" wp14:anchorId="2F93FCA5" wp14:editId="74D0E72E">
                  <wp:extent cx="3186924" cy="2028099"/>
                  <wp:effectExtent l="0" t="0" r="1270" b="4445"/>
                  <wp:docPr id="374874391" name="Image 22" descr="Une image contenant texte, capture d’écran, diagramme, ligne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4874391" name="Image 22" descr="Une image contenant texte, capture d’écran, diagramme, ligne&#10;&#10;Le contenu généré par l’IA peut être incorrect."/>
                          <pic:cNvPicPr/>
                        </pic:nvPicPr>
                        <pic:blipFill rotWithShape="1"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105" t="5605" r="7120" b="17602"/>
                          <a:stretch/>
                        </pic:blipFill>
                        <pic:spPr bwMode="auto">
                          <a:xfrm>
                            <a:off x="0" y="0"/>
                            <a:ext cx="3224694" cy="2052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31A7CE2" w14:textId="77777777" w:rsidR="00B960BE" w:rsidRDefault="00B960BE" w:rsidP="00B960BE">
            <w:pPr>
              <w:pStyle w:val="NormalWeb"/>
              <w:spacing w:before="0" w:beforeAutospacing="0" w:after="0" w:afterAutospacing="0"/>
              <w:jc w:val="center"/>
              <w:textAlignment w:val="baseline"/>
              <w:rPr>
                <w:ins w:id="969" w:author="sam cornet" w:date="2025-03-17T22:39:00Z" w16du:dateUtc="2025-03-17T21:39:00Z"/>
                <w:rFonts w:asciiTheme="minorHAnsi" w:hAnsiTheme="minorHAnsi" w:cstheme="minorHAnsi"/>
                <w:i/>
                <w:iCs/>
                <w:color w:val="000000"/>
                <w:sz w:val="18"/>
                <w:szCs w:val="18"/>
              </w:rPr>
            </w:pPr>
          </w:p>
          <w:p w14:paraId="37402ECD" w14:textId="461D74E6" w:rsidR="00B960BE" w:rsidRPr="00B960BE" w:rsidRDefault="00B960BE">
            <w:pPr>
              <w:pStyle w:val="NormalWeb"/>
              <w:spacing w:before="0" w:beforeAutospacing="0" w:after="0" w:afterAutospacing="0"/>
              <w:jc w:val="center"/>
              <w:textAlignment w:val="baseline"/>
              <w:rPr>
                <w:ins w:id="970" w:author="sam cornet" w:date="2025-03-17T22:39:00Z" w16du:dateUtc="2025-03-17T21:39:00Z"/>
                <w:rFonts w:asciiTheme="minorHAnsi" w:hAnsiTheme="minorHAnsi" w:cstheme="minorHAnsi"/>
                <w:i/>
                <w:iCs/>
                <w:color w:val="000000"/>
                <w:sz w:val="18"/>
                <w:szCs w:val="18"/>
                <w:rPrChange w:id="971" w:author="sam cornet" w:date="2025-03-17T22:39:00Z" w16du:dateUtc="2025-03-17T21:39:00Z">
                  <w:rPr>
                    <w:ins w:id="972" w:author="sam cornet" w:date="2025-03-17T22:39:00Z" w16du:dateUtc="2025-03-17T21:39:00Z"/>
                    <w:rFonts w:asciiTheme="minorHAnsi" w:hAnsiTheme="minorHAnsi" w:cstheme="minorHAnsi"/>
                    <w:color w:val="000000"/>
                    <w:sz w:val="18"/>
                    <w:szCs w:val="18"/>
                  </w:rPr>
                </w:rPrChange>
              </w:rPr>
              <w:pPrChange w:id="973" w:author="sam cornet" w:date="2025-03-17T22:39:00Z" w16du:dateUtc="2025-03-17T21:39:00Z">
                <w:pPr>
                  <w:pStyle w:val="NormalWeb"/>
                  <w:textAlignment w:val="baseline"/>
                </w:pPr>
              </w:pPrChange>
            </w:pPr>
            <w:ins w:id="974" w:author="sam cornet" w:date="2025-03-17T22:39:00Z" w16du:dateUtc="2025-03-17T21:39:00Z">
              <w:r w:rsidRPr="00B960BE">
                <w:rPr>
                  <w:rFonts w:asciiTheme="minorHAnsi" w:hAnsiTheme="minorHAnsi" w:cstheme="minorHAnsi"/>
                  <w:i/>
                  <w:iCs/>
                  <w:color w:val="000000"/>
                  <w:sz w:val="18"/>
                  <w:szCs w:val="18"/>
                  <w:rPrChange w:id="975" w:author="sam cornet" w:date="2025-03-17T22:39:00Z" w16du:dateUtc="2025-03-17T21:39:00Z">
                    <w:rPr>
                      <w:rFonts w:asciiTheme="minorHAnsi" w:hAnsiTheme="minorHAnsi" w:cstheme="minorHAnsi"/>
                      <w:color w:val="000000"/>
                      <w:sz w:val="18"/>
                      <w:szCs w:val="18"/>
                    </w:rPr>
                  </w:rPrChange>
                </w:rPr>
                <w:t>Dynamique de la réponse de la GH à des exercices de 30 min à</w:t>
              </w:r>
            </w:ins>
          </w:p>
          <w:p w14:paraId="12D9ACF2" w14:textId="345042EB" w:rsidR="00B960BE" w:rsidRPr="00ED2FCB" w:rsidRDefault="00B960BE" w:rsidP="00B960BE">
            <w:pPr>
              <w:pStyle w:val="NormalWeb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proofErr w:type="gramStart"/>
            <w:ins w:id="976" w:author="sam cornet" w:date="2025-03-17T22:39:00Z" w16du:dateUtc="2025-03-17T21:39:00Z">
              <w:r w:rsidRPr="00B960BE">
                <w:rPr>
                  <w:rFonts w:asciiTheme="minorHAnsi" w:hAnsiTheme="minorHAnsi" w:cstheme="minorHAnsi"/>
                  <w:i/>
                  <w:iCs/>
                  <w:color w:val="000000"/>
                  <w:sz w:val="18"/>
                  <w:szCs w:val="18"/>
                  <w:rPrChange w:id="977" w:author="sam cornet" w:date="2025-03-17T22:39:00Z" w16du:dateUtc="2025-03-17T21:39:00Z">
                    <w:rPr>
                      <w:rFonts w:asciiTheme="minorHAnsi" w:hAnsiTheme="minorHAnsi" w:cstheme="minorHAnsi"/>
                      <w:color w:val="000000"/>
                      <w:sz w:val="18"/>
                      <w:szCs w:val="18"/>
                    </w:rPr>
                  </w:rPrChange>
                </w:rPr>
                <w:t>différentes</w:t>
              </w:r>
              <w:proofErr w:type="gramEnd"/>
              <w:r w:rsidRPr="00B960BE">
                <w:rPr>
                  <w:rFonts w:asciiTheme="minorHAnsi" w:hAnsiTheme="minorHAnsi" w:cstheme="minorHAnsi"/>
                  <w:i/>
                  <w:iCs/>
                  <w:color w:val="000000"/>
                  <w:sz w:val="18"/>
                  <w:szCs w:val="18"/>
                  <w:rPrChange w:id="978" w:author="sam cornet" w:date="2025-03-17T22:39:00Z" w16du:dateUtc="2025-03-17T21:39:00Z">
                    <w:rPr>
                      <w:rFonts w:asciiTheme="minorHAnsi" w:hAnsiTheme="minorHAnsi" w:cstheme="minorHAnsi"/>
                      <w:color w:val="000000"/>
                      <w:sz w:val="18"/>
                      <w:szCs w:val="18"/>
                    </w:rPr>
                  </w:rPrChange>
                </w:rPr>
                <w:t xml:space="preserve"> intensités : 25%, 45%, 60%, 75% et 90% du VO2max</w:t>
              </w:r>
            </w:ins>
          </w:p>
        </w:tc>
      </w:tr>
      <w:tr w:rsidR="00CB5DD5" w:rsidRPr="002C1C62" w14:paraId="6DDC8FA6" w14:textId="77777777" w:rsidTr="00B960BE">
        <w:tblPrEx>
          <w:tblW w:w="9654" w:type="dxa"/>
          <w:jc w:val="center"/>
          <w:tblPrExChange w:id="979" w:author="sam cornet" w:date="2025-03-17T22:41:00Z" w16du:dateUtc="2025-03-17T21:41:00Z">
            <w:tblPrEx>
              <w:tblW w:w="9654" w:type="dxa"/>
              <w:jc w:val="center"/>
            </w:tblPrEx>
          </w:tblPrExChange>
        </w:tblPrEx>
        <w:trPr>
          <w:trHeight w:val="6499"/>
          <w:tblHeader/>
          <w:jc w:val="center"/>
          <w:trPrChange w:id="980" w:author="sam cornet" w:date="2025-03-17T22:41:00Z" w16du:dateUtc="2025-03-17T21:41:00Z">
            <w:trPr>
              <w:gridAfter w:val="0"/>
              <w:trHeight w:val="1134"/>
              <w:tblHeader/>
              <w:jc w:val="center"/>
            </w:trPr>
          </w:trPrChange>
        </w:trPr>
        <w:tc>
          <w:tcPr>
            <w:tcW w:w="1701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  <w:tcPrChange w:id="981" w:author="sam cornet" w:date="2025-03-17T22:41:00Z" w16du:dateUtc="2025-03-17T21:41:00Z">
              <w:tcPr>
                <w:tcW w:w="1701" w:type="dxa"/>
                <w:gridSpan w:val="2"/>
                <w:tcBorders>
                  <w:left w:val="single" w:sz="4" w:space="0" w:color="000000"/>
                  <w:bottom w:val="single" w:sz="4" w:space="0" w:color="auto"/>
                  <w:right w:val="single" w:sz="4" w:space="0" w:color="auto"/>
                </w:tcBorders>
                <w:shd w:val="clear" w:color="auto" w:fill="A6A6A6"/>
                <w:vAlign w:val="center"/>
              </w:tcPr>
            </w:tcPrChange>
          </w:tcPr>
          <w:p w14:paraId="1847F46A" w14:textId="68F1A404" w:rsidR="00CB5DD5" w:rsidRPr="002C1C62" w:rsidRDefault="00F153ED" w:rsidP="00CB5DD5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Effets de l’entraînement physique sur la GH</w:t>
            </w:r>
          </w:p>
        </w:tc>
        <w:tc>
          <w:tcPr>
            <w:tcW w:w="7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  <w:tcPrChange w:id="982" w:author="sam cornet" w:date="2025-03-17T22:41:00Z" w16du:dateUtc="2025-03-17T21:41:00Z">
              <w:tcPr>
                <w:tcW w:w="7953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000000"/>
                </w:tcBorders>
                <w:vAlign w:val="center"/>
              </w:tcPr>
            </w:tcPrChange>
          </w:tcPr>
          <w:p w14:paraId="4C36DDAC" w14:textId="6AE2880C" w:rsidR="00CB5DD5" w:rsidDel="00B960BE" w:rsidRDefault="00B960BE" w:rsidP="00B960BE">
            <w:pPr>
              <w:pStyle w:val="Corps"/>
              <w:rPr>
                <w:del w:id="983" w:author="sam cornet" w:date="2025-03-17T22:39:00Z" w16du:dateUtc="2025-03-17T21:39:00Z"/>
                <w:rFonts w:asciiTheme="minorHAnsi" w:hAnsiTheme="minorHAnsi" w:cstheme="minorHAnsi"/>
              </w:rPr>
            </w:pPr>
            <w:ins w:id="984" w:author="sam cornet" w:date="2025-03-17T22:40:00Z" w16du:dateUtc="2025-03-17T21:40:00Z">
              <w:r>
                <w:rPr>
                  <w:rFonts w:asciiTheme="minorHAnsi" w:hAnsiTheme="minorHAnsi" w:cstheme="minorHAnsi"/>
                </w:rPr>
                <w:t xml:space="preserve">Controverses : </w:t>
              </w:r>
            </w:ins>
            <w:del w:id="985" w:author="sam cornet" w:date="2025-03-17T22:39:00Z" w16du:dateUtc="2025-03-17T21:39:00Z">
              <w:r w:rsidR="00ED2FCB" w:rsidDel="00B960BE">
                <w:rPr>
                  <w:rFonts w:asciiTheme="minorHAnsi" w:hAnsiTheme="minorHAnsi" w:cstheme="minorHAnsi"/>
                </w:rPr>
                <w:delText>Effet de l’entraînement sur la production de GH suscite des controverses</w:delText>
              </w:r>
            </w:del>
          </w:p>
          <w:p w14:paraId="5DC749B7" w14:textId="77777777" w:rsidR="00B960BE" w:rsidRDefault="00ED2FCB" w:rsidP="00B960BE">
            <w:pPr>
              <w:pStyle w:val="Corps"/>
              <w:numPr>
                <w:ilvl w:val="0"/>
                <w:numId w:val="37"/>
              </w:numPr>
              <w:rPr>
                <w:ins w:id="986" w:author="sam cornet" w:date="2025-03-17T22:40:00Z" w16du:dateUtc="2025-03-17T21:40:00Z"/>
                <w:rFonts w:asciiTheme="minorHAnsi" w:hAnsiTheme="minorHAnsi" w:cstheme="minorHAnsi"/>
              </w:rPr>
            </w:pPr>
            <w:r w:rsidRPr="00B960BE">
              <w:rPr>
                <w:rFonts w:asciiTheme="minorHAnsi" w:hAnsiTheme="minorHAnsi" w:cstheme="minorHAnsi"/>
              </w:rPr>
              <w:t>Certains auteurs rapportent une augmentation</w:t>
            </w:r>
          </w:p>
          <w:p w14:paraId="2A7F3163" w14:textId="77777777" w:rsidR="00B960BE" w:rsidRDefault="00B960BE" w:rsidP="00B960BE">
            <w:pPr>
              <w:pStyle w:val="Corps"/>
              <w:numPr>
                <w:ilvl w:val="0"/>
                <w:numId w:val="43"/>
              </w:numPr>
              <w:rPr>
                <w:ins w:id="987" w:author="sam cornet" w:date="2025-03-17T22:40:00Z" w16du:dateUtc="2025-03-17T21:40:00Z"/>
                <w:rFonts w:asciiTheme="minorHAnsi" w:hAnsiTheme="minorHAnsi" w:cstheme="minorHAnsi"/>
              </w:rPr>
            </w:pPr>
            <w:ins w:id="988" w:author="sam cornet" w:date="2025-03-17T22:40:00Z" w16du:dateUtc="2025-03-17T21:40:00Z">
              <w:r>
                <w:rPr>
                  <w:rFonts w:asciiTheme="minorHAnsi" w:hAnsiTheme="minorHAnsi" w:cstheme="minorHAnsi"/>
                </w:rPr>
                <w:t>D</w:t>
              </w:r>
            </w:ins>
            <w:del w:id="989" w:author="sam cornet" w:date="2025-03-17T22:40:00Z" w16du:dateUtc="2025-03-17T21:40:00Z">
              <w:r w:rsidR="00ED2FCB" w:rsidRPr="00B960BE" w:rsidDel="00B960BE">
                <w:rPr>
                  <w:rFonts w:asciiTheme="minorHAnsi" w:hAnsiTheme="minorHAnsi" w:cstheme="minorHAnsi"/>
                </w:rPr>
                <w:delText>, d</w:delText>
              </w:r>
            </w:del>
            <w:r w:rsidR="00ED2FCB" w:rsidRPr="00B960BE">
              <w:rPr>
                <w:rFonts w:asciiTheme="minorHAnsi" w:hAnsiTheme="minorHAnsi" w:cstheme="minorHAnsi"/>
              </w:rPr>
              <w:t xml:space="preserve">’autres une diminution </w:t>
            </w:r>
          </w:p>
          <w:p w14:paraId="75B3E67E" w14:textId="7A30A151" w:rsidR="00ED2FCB" w:rsidRPr="00B960BE" w:rsidRDefault="00B960BE">
            <w:pPr>
              <w:pStyle w:val="Corps"/>
              <w:numPr>
                <w:ilvl w:val="0"/>
                <w:numId w:val="43"/>
              </w:numPr>
              <w:rPr>
                <w:rFonts w:asciiTheme="minorHAnsi" w:hAnsiTheme="minorHAnsi" w:cstheme="minorHAnsi"/>
              </w:rPr>
              <w:pPrChange w:id="990" w:author="sam cornet" w:date="2025-03-17T22:40:00Z" w16du:dateUtc="2025-03-17T21:40:00Z">
                <w:pPr>
                  <w:pStyle w:val="Corps"/>
                  <w:numPr>
                    <w:numId w:val="45"/>
                  </w:numPr>
                  <w:ind w:left="643" w:hanging="360"/>
                </w:pPr>
              </w:pPrChange>
            </w:pPr>
            <w:ins w:id="991" w:author="sam cornet" w:date="2025-03-17T22:40:00Z" w16du:dateUtc="2025-03-17T21:40:00Z">
              <w:r>
                <w:rPr>
                  <w:rFonts w:asciiTheme="minorHAnsi" w:hAnsiTheme="minorHAnsi" w:cstheme="minorHAnsi"/>
                </w:rPr>
                <w:t>D</w:t>
              </w:r>
            </w:ins>
            <w:del w:id="992" w:author="sam cornet" w:date="2025-03-17T22:40:00Z" w16du:dateUtc="2025-03-17T21:40:00Z">
              <w:r w:rsidR="00ED2FCB" w:rsidRPr="00B960BE" w:rsidDel="00B960BE">
                <w:rPr>
                  <w:rFonts w:asciiTheme="minorHAnsi" w:hAnsiTheme="minorHAnsi" w:cstheme="minorHAnsi"/>
                </w:rPr>
                <w:delText>et d</w:delText>
              </w:r>
            </w:del>
            <w:r w:rsidR="00ED2FCB" w:rsidRPr="00B960BE">
              <w:rPr>
                <w:rFonts w:asciiTheme="minorHAnsi" w:hAnsiTheme="minorHAnsi" w:cstheme="minorHAnsi"/>
              </w:rPr>
              <w:t>’autres une absence de différence entre entraînés et non-entraînés</w:t>
            </w:r>
          </w:p>
          <w:p w14:paraId="43F3724B" w14:textId="77777777" w:rsidR="00B960BE" w:rsidRDefault="00ED2FCB" w:rsidP="00ED2FCB">
            <w:pPr>
              <w:pStyle w:val="Corps"/>
              <w:numPr>
                <w:ilvl w:val="0"/>
                <w:numId w:val="37"/>
              </w:numPr>
              <w:rPr>
                <w:ins w:id="993" w:author="sam cornet" w:date="2025-03-17T22:40:00Z" w16du:dateUtc="2025-03-17T21:40:00Z"/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Concentrations plasmatiques de GH ont été mesurées avant et après 4 mois d’un entrainement aérobie </w:t>
            </w:r>
          </w:p>
          <w:p w14:paraId="03A073EA" w14:textId="4EBE439B" w:rsidR="00ED2FCB" w:rsidRDefault="00B960BE">
            <w:pPr>
              <w:pStyle w:val="Corps"/>
              <w:numPr>
                <w:ilvl w:val="0"/>
                <w:numId w:val="87"/>
              </w:numPr>
              <w:rPr>
                <w:rFonts w:asciiTheme="minorHAnsi" w:hAnsiTheme="minorHAnsi" w:cstheme="minorHAnsi"/>
              </w:rPr>
              <w:pPrChange w:id="994" w:author="sam cornet" w:date="2025-03-17T22:40:00Z" w16du:dateUtc="2025-03-17T21:40:00Z">
                <w:pPr>
                  <w:pStyle w:val="Corps"/>
                  <w:numPr>
                    <w:numId w:val="37"/>
                  </w:numPr>
                  <w:ind w:left="360" w:hanging="360"/>
                </w:pPr>
              </w:pPrChange>
            </w:pPr>
            <w:ins w:id="995" w:author="sam cornet" w:date="2025-03-17T22:40:00Z" w16du:dateUtc="2025-03-17T21:40:00Z">
              <w:r>
                <w:rPr>
                  <w:rFonts w:asciiTheme="minorHAnsi" w:hAnsiTheme="minorHAnsi" w:cstheme="minorHAnsi"/>
                </w:rPr>
                <w:t>R</w:t>
              </w:r>
            </w:ins>
            <w:del w:id="996" w:author="sam cornet" w:date="2025-03-17T22:40:00Z" w16du:dateUtc="2025-03-17T21:40:00Z">
              <w:r w:rsidR="00ED2FCB" w:rsidDel="00B960BE">
                <w:rPr>
                  <w:rFonts w:asciiTheme="minorHAnsi" w:hAnsiTheme="minorHAnsi" w:cstheme="minorHAnsi"/>
                </w:rPr>
                <w:delText>r</w:delText>
              </w:r>
            </w:del>
            <w:r w:rsidR="00ED2FCB">
              <w:rPr>
                <w:rFonts w:asciiTheme="minorHAnsi" w:hAnsiTheme="minorHAnsi" w:cstheme="minorHAnsi"/>
              </w:rPr>
              <w:t xml:space="preserve">éalisé chez 7 cyclistes adultes (42.0 </w:t>
            </w:r>
            <w:r w:rsidR="00ED2FCB">
              <w:rPr>
                <w:rFonts w:asciiTheme="minorHAnsi" w:hAnsiTheme="minorHAnsi" w:cstheme="minorHAnsi"/>
              </w:rPr>
              <w:sym w:font="Symbol" w:char="F0B1"/>
            </w:r>
            <w:r w:rsidR="00ED2FCB">
              <w:rPr>
                <w:rFonts w:asciiTheme="minorHAnsi" w:hAnsiTheme="minorHAnsi" w:cstheme="minorHAnsi"/>
              </w:rPr>
              <w:t xml:space="preserve"> 2.4 ans) et 5 cyclistes jeunes (21.2 </w:t>
            </w:r>
            <w:r w:rsidR="00ED2FCB">
              <w:rPr>
                <w:rFonts w:asciiTheme="minorHAnsi" w:hAnsiTheme="minorHAnsi" w:cstheme="minorHAnsi"/>
              </w:rPr>
              <w:sym w:font="Symbol" w:char="F0B1"/>
            </w:r>
            <w:r w:rsidR="00ED2FCB">
              <w:rPr>
                <w:rFonts w:asciiTheme="minorHAnsi" w:hAnsiTheme="minorHAnsi" w:cstheme="minorHAnsi"/>
              </w:rPr>
              <w:t xml:space="preserve"> 1.1 ans)</w:t>
            </w:r>
          </w:p>
          <w:p w14:paraId="36D31795" w14:textId="575ADB33" w:rsidR="00B960BE" w:rsidRDefault="00ED2FCB" w:rsidP="00ED2FCB">
            <w:pPr>
              <w:pStyle w:val="Corps"/>
              <w:numPr>
                <w:ilvl w:val="0"/>
                <w:numId w:val="45"/>
              </w:numPr>
              <w:rPr>
                <w:ins w:id="997" w:author="sam cornet" w:date="2025-03-17T22:40:00Z" w16du:dateUtc="2025-03-17T21:40:00Z"/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2 groupes de sujets ont réalisé 2 exercices progressifs maximaux : </w:t>
            </w:r>
          </w:p>
          <w:p w14:paraId="280C7C7F" w14:textId="6B2CFEB4" w:rsidR="00ED2FCB" w:rsidRDefault="00B960BE">
            <w:pPr>
              <w:pStyle w:val="Corps"/>
              <w:numPr>
                <w:ilvl w:val="0"/>
                <w:numId w:val="86"/>
              </w:numPr>
              <w:rPr>
                <w:rFonts w:asciiTheme="minorHAnsi" w:hAnsiTheme="minorHAnsi" w:cstheme="minorHAnsi"/>
              </w:rPr>
              <w:pPrChange w:id="998" w:author="sam cornet" w:date="2025-03-17T22:40:00Z" w16du:dateUtc="2025-03-17T21:40:00Z">
                <w:pPr>
                  <w:pStyle w:val="Corps"/>
                  <w:numPr>
                    <w:numId w:val="45"/>
                  </w:numPr>
                  <w:ind w:left="643" w:hanging="360"/>
                </w:pPr>
              </w:pPrChange>
            </w:pPr>
            <w:ins w:id="999" w:author="sam cornet" w:date="2025-03-17T22:40:00Z" w16du:dateUtc="2025-03-17T21:40:00Z">
              <w:r>
                <w:rPr>
                  <w:rFonts w:asciiTheme="minorHAnsi" w:hAnsiTheme="minorHAnsi" w:cstheme="minorHAnsi"/>
                </w:rPr>
                <w:t>A</w:t>
              </w:r>
            </w:ins>
            <w:del w:id="1000" w:author="sam cornet" w:date="2025-03-17T22:40:00Z" w16du:dateUtc="2025-03-17T21:40:00Z">
              <w:r w:rsidR="00ED2FCB" w:rsidDel="00B960BE">
                <w:rPr>
                  <w:rFonts w:asciiTheme="minorHAnsi" w:hAnsiTheme="minorHAnsi" w:cstheme="minorHAnsi"/>
                </w:rPr>
                <w:delText>a</w:delText>
              </w:r>
            </w:del>
            <w:r w:rsidR="00ED2FCB">
              <w:rPr>
                <w:rFonts w:asciiTheme="minorHAnsi" w:hAnsiTheme="minorHAnsi" w:cstheme="minorHAnsi"/>
              </w:rPr>
              <w:t xml:space="preserve">vant et après la période d’entraînement </w:t>
            </w:r>
          </w:p>
          <w:p w14:paraId="2B8B7666" w14:textId="592472CE" w:rsidR="00ED2FCB" w:rsidRDefault="00ED2FCB" w:rsidP="00ED2FCB">
            <w:pPr>
              <w:pStyle w:val="Corps"/>
              <w:numPr>
                <w:ilvl w:val="0"/>
                <w:numId w:val="45"/>
              </w:numPr>
              <w:rPr>
                <w:rFonts w:asciiTheme="minorHAnsi" w:hAnsiTheme="minorHAnsi" w:cstheme="minorHAnsi"/>
              </w:rPr>
            </w:pPr>
            <w:r w:rsidRPr="00ED2FCB">
              <w:rPr>
                <w:rFonts w:asciiTheme="minorHAnsi" w:hAnsiTheme="minorHAnsi" w:cstheme="minorHAnsi"/>
              </w:rPr>
              <w:t xml:space="preserve">Les auteurs ont montré une </w:t>
            </w:r>
            <w:r w:rsidRPr="00B960BE">
              <w:rPr>
                <w:rFonts w:asciiTheme="minorHAnsi" w:hAnsiTheme="minorHAnsi" w:cstheme="minorHAnsi"/>
                <w:b/>
                <w:bCs/>
                <w:rPrChange w:id="1001" w:author="sam cornet" w:date="2025-03-17T22:45:00Z" w16du:dateUtc="2025-03-17T21:45:00Z">
                  <w:rPr>
                    <w:rFonts w:asciiTheme="minorHAnsi" w:hAnsiTheme="minorHAnsi" w:cstheme="minorHAnsi"/>
                  </w:rPr>
                </w:rPrChange>
              </w:rPr>
              <w:t>augmentation significative des concentrations de GH</w:t>
            </w:r>
            <w:r w:rsidRPr="00ED2FCB">
              <w:rPr>
                <w:rFonts w:asciiTheme="minorHAnsi" w:hAnsiTheme="minorHAnsi" w:cstheme="minorHAnsi"/>
              </w:rPr>
              <w:t xml:space="preserve"> </w:t>
            </w:r>
            <w:r w:rsidRPr="00B960BE">
              <w:rPr>
                <w:rFonts w:asciiTheme="minorHAnsi" w:hAnsiTheme="minorHAnsi" w:cstheme="minorHAnsi"/>
                <w:b/>
                <w:bCs/>
                <w:rPrChange w:id="1002" w:author="sam cornet" w:date="2025-03-17T22:45:00Z" w16du:dateUtc="2025-03-17T21:45:00Z">
                  <w:rPr>
                    <w:rFonts w:asciiTheme="minorHAnsi" w:hAnsiTheme="minorHAnsi" w:cstheme="minorHAnsi"/>
                  </w:rPr>
                </w:rPrChange>
              </w:rPr>
              <w:t>pendant</w:t>
            </w:r>
            <w:r w:rsidRPr="00ED2FCB">
              <w:rPr>
                <w:rFonts w:asciiTheme="minorHAnsi" w:hAnsiTheme="minorHAnsi" w:cstheme="minorHAnsi"/>
              </w:rPr>
              <w:t xml:space="preserve"> et </w:t>
            </w:r>
            <w:r w:rsidRPr="00B960BE">
              <w:rPr>
                <w:rFonts w:asciiTheme="minorHAnsi" w:hAnsiTheme="minorHAnsi" w:cstheme="minorHAnsi"/>
                <w:b/>
                <w:bCs/>
                <w:rPrChange w:id="1003" w:author="sam cornet" w:date="2025-03-17T22:45:00Z" w16du:dateUtc="2025-03-17T21:45:00Z">
                  <w:rPr>
                    <w:rFonts w:asciiTheme="minorHAnsi" w:hAnsiTheme="minorHAnsi" w:cstheme="minorHAnsi"/>
                  </w:rPr>
                </w:rPrChange>
              </w:rPr>
              <w:t>après les exercices maximaux</w:t>
            </w:r>
            <w:r w:rsidRPr="00ED2FCB">
              <w:rPr>
                <w:rFonts w:asciiTheme="minorHAnsi" w:hAnsiTheme="minorHAnsi" w:cstheme="minorHAnsi"/>
              </w:rPr>
              <w:t xml:space="preserve"> uniquement chez le groupe des jeunes</w:t>
            </w:r>
            <w:ins w:id="1004" w:author="sam cornet" w:date="2025-03-17T22:45:00Z" w16du:dateUtc="2025-03-17T21:45:00Z">
              <w:r w:rsidR="00B960BE">
                <w:rPr>
                  <w:rFonts w:asciiTheme="minorHAnsi" w:hAnsiTheme="minorHAnsi" w:cstheme="minorHAnsi"/>
                </w:rPr>
                <w:t xml:space="preserve"> = </w:t>
              </w:r>
              <w:r w:rsidR="00B960BE" w:rsidRPr="00B960BE">
                <w:rPr>
                  <w:rFonts w:asciiTheme="minorHAnsi" w:hAnsiTheme="minorHAnsi" w:cstheme="minorHAnsi"/>
                  <w:b/>
                  <w:bCs/>
                  <w:rPrChange w:id="1005" w:author="sam cornet" w:date="2025-03-17T22:45:00Z" w16du:dateUtc="2025-03-17T21:45:00Z">
                    <w:rPr>
                      <w:rFonts w:asciiTheme="minorHAnsi" w:hAnsiTheme="minorHAnsi" w:cstheme="minorHAnsi"/>
                    </w:rPr>
                  </w:rPrChange>
                </w:rPr>
                <w:t>F</w:t>
              </w:r>
            </w:ins>
            <w:del w:id="1006" w:author="sam cornet" w:date="2025-03-17T22:45:00Z" w16du:dateUtc="2025-03-17T21:45:00Z">
              <w:r w:rsidRPr="00B960BE" w:rsidDel="00B960BE">
                <w:rPr>
                  <w:rFonts w:asciiTheme="minorHAnsi" w:hAnsiTheme="minorHAnsi" w:cstheme="minorHAnsi"/>
                  <w:b/>
                  <w:bCs/>
                  <w:rPrChange w:id="1007" w:author="sam cornet" w:date="2025-03-17T22:45:00Z" w16du:dateUtc="2025-03-17T21:45:00Z">
                    <w:rPr>
                      <w:rFonts w:asciiTheme="minorHAnsi" w:hAnsiTheme="minorHAnsi" w:cstheme="minorHAnsi"/>
                    </w:rPr>
                  </w:rPrChange>
                </w:rPr>
                <w:delText xml:space="preserve"> (f</w:delText>
              </w:r>
            </w:del>
            <w:r w:rsidRPr="00B960BE">
              <w:rPr>
                <w:rFonts w:asciiTheme="minorHAnsi" w:hAnsiTheme="minorHAnsi" w:cstheme="minorHAnsi"/>
                <w:b/>
                <w:bCs/>
                <w:rPrChange w:id="1008" w:author="sam cornet" w:date="2025-03-17T22:45:00Z" w16du:dateUtc="2025-03-17T21:45:00Z">
                  <w:rPr>
                    <w:rFonts w:asciiTheme="minorHAnsi" w:hAnsiTheme="minorHAnsi" w:cstheme="minorHAnsi"/>
                  </w:rPr>
                </w:rPrChange>
              </w:rPr>
              <w:t xml:space="preserve">igure </w:t>
            </w:r>
            <w:ins w:id="1009" w:author="sam cornet" w:date="2025-03-17T22:45:00Z" w16du:dateUtc="2025-03-17T21:45:00Z">
              <w:r w:rsidR="00B960BE" w:rsidRPr="00B960BE">
                <w:rPr>
                  <w:rFonts w:asciiTheme="minorHAnsi" w:hAnsiTheme="minorHAnsi" w:cstheme="minorHAnsi"/>
                  <w:b/>
                  <w:bCs/>
                  <w:rPrChange w:id="1010" w:author="sam cornet" w:date="2025-03-17T22:45:00Z" w16du:dateUtc="2025-03-17T21:45:00Z">
                    <w:rPr>
                      <w:rFonts w:asciiTheme="minorHAnsi" w:hAnsiTheme="minorHAnsi" w:cstheme="minorHAnsi"/>
                    </w:rPr>
                  </w:rPrChange>
                </w:rPr>
                <w:t>A</w:t>
              </w:r>
            </w:ins>
            <w:del w:id="1011" w:author="sam cornet" w:date="2025-03-17T22:44:00Z" w16du:dateUtc="2025-03-17T21:44:00Z">
              <w:r w:rsidRPr="00ED2FCB" w:rsidDel="00B960BE">
                <w:rPr>
                  <w:rFonts w:asciiTheme="minorHAnsi" w:hAnsiTheme="minorHAnsi" w:cstheme="minorHAnsi"/>
                </w:rPr>
                <w:delText>3)</w:delText>
              </w:r>
            </w:del>
          </w:p>
          <w:p w14:paraId="4E652D27" w14:textId="4BF53682" w:rsidR="00ED2FCB" w:rsidRDefault="00ED2FCB" w:rsidP="00ED2FCB">
            <w:pPr>
              <w:pStyle w:val="Corps"/>
              <w:numPr>
                <w:ilvl w:val="0"/>
                <w:numId w:val="45"/>
              </w:numPr>
              <w:rPr>
                <w:ins w:id="1012" w:author="sam cornet" w:date="2025-03-17T22:41:00Z" w16du:dateUtc="2025-03-17T21:41:00Z"/>
                <w:rFonts w:asciiTheme="minorHAnsi" w:hAnsiTheme="minorHAnsi" w:cstheme="minorHAnsi"/>
              </w:rPr>
            </w:pPr>
            <w:r w:rsidRPr="00B960BE">
              <w:rPr>
                <w:rFonts w:asciiTheme="minorHAnsi" w:hAnsiTheme="minorHAnsi" w:cstheme="minorHAnsi"/>
                <w:b/>
                <w:bCs/>
                <w:rPrChange w:id="1013" w:author="sam cornet" w:date="2025-03-17T22:45:00Z" w16du:dateUtc="2025-03-17T21:45:00Z">
                  <w:rPr>
                    <w:rFonts w:asciiTheme="minorHAnsi" w:hAnsiTheme="minorHAnsi" w:cstheme="minorHAnsi"/>
                  </w:rPr>
                </w:rPrChange>
              </w:rPr>
              <w:t>L’entrainement aérobie</w:t>
            </w:r>
            <w:r w:rsidRPr="00ED2FCB">
              <w:rPr>
                <w:rFonts w:asciiTheme="minorHAnsi" w:hAnsiTheme="minorHAnsi" w:cstheme="minorHAnsi"/>
              </w:rPr>
              <w:t xml:space="preserve"> ne </w:t>
            </w:r>
            <w:r w:rsidRPr="00B960BE">
              <w:rPr>
                <w:rFonts w:asciiTheme="minorHAnsi" w:hAnsiTheme="minorHAnsi" w:cstheme="minorHAnsi"/>
                <w:b/>
                <w:bCs/>
                <w:rPrChange w:id="1014" w:author="sam cornet" w:date="2025-03-17T22:45:00Z" w16du:dateUtc="2025-03-17T21:45:00Z">
                  <w:rPr>
                    <w:rFonts w:asciiTheme="minorHAnsi" w:hAnsiTheme="minorHAnsi" w:cstheme="minorHAnsi"/>
                  </w:rPr>
                </w:rPrChange>
              </w:rPr>
              <w:t>modifie pas les concentrations de GH chez les 2 groupes d’étude</w:t>
            </w:r>
            <w:r w:rsidRPr="00ED2FCB">
              <w:rPr>
                <w:rFonts w:asciiTheme="minorHAnsi" w:hAnsiTheme="minorHAnsi" w:cstheme="minorHAnsi"/>
              </w:rPr>
              <w:t xml:space="preserve"> </w:t>
            </w:r>
            <w:ins w:id="1015" w:author="sam cornet" w:date="2025-03-17T22:45:00Z" w16du:dateUtc="2025-03-17T21:45:00Z">
              <w:r w:rsidR="00B960BE">
                <w:rPr>
                  <w:rFonts w:asciiTheme="minorHAnsi" w:hAnsiTheme="minorHAnsi" w:cstheme="minorHAnsi"/>
                </w:rPr>
                <w:t xml:space="preserve">= </w:t>
              </w:r>
              <w:r w:rsidR="00B960BE" w:rsidRPr="00B960BE">
                <w:rPr>
                  <w:rFonts w:asciiTheme="minorHAnsi" w:hAnsiTheme="minorHAnsi" w:cstheme="minorHAnsi"/>
                  <w:b/>
                  <w:bCs/>
                  <w:rPrChange w:id="1016" w:author="sam cornet" w:date="2025-03-17T22:45:00Z" w16du:dateUtc="2025-03-17T21:45:00Z">
                    <w:rPr>
                      <w:rFonts w:asciiTheme="minorHAnsi" w:hAnsiTheme="minorHAnsi" w:cstheme="minorHAnsi"/>
                    </w:rPr>
                  </w:rPrChange>
                </w:rPr>
                <w:t>Figure B</w:t>
              </w:r>
            </w:ins>
            <w:del w:id="1017" w:author="sam cornet" w:date="2025-03-17T22:41:00Z" w16du:dateUtc="2025-03-17T21:41:00Z">
              <w:r w:rsidRPr="00ED2FCB" w:rsidDel="00B960BE">
                <w:rPr>
                  <w:rFonts w:asciiTheme="minorHAnsi" w:hAnsiTheme="minorHAnsi" w:cstheme="minorHAnsi"/>
                </w:rPr>
                <w:delText>(figure 4)</w:delText>
              </w:r>
            </w:del>
          </w:p>
          <w:p w14:paraId="1164B5E9" w14:textId="53981203" w:rsidR="00B960BE" w:rsidRPr="00B960BE" w:rsidDel="00B960BE" w:rsidRDefault="00B960BE">
            <w:pPr>
              <w:pStyle w:val="Corps"/>
              <w:ind w:left="643"/>
              <w:jc w:val="center"/>
              <w:rPr>
                <w:del w:id="1018" w:author="sam cornet" w:date="2025-03-17T22:42:00Z" w16du:dateUtc="2025-03-17T21:42:00Z"/>
                <w:rFonts w:asciiTheme="minorHAnsi" w:hAnsiTheme="minorHAnsi" w:cstheme="minorHAnsi"/>
                <w:b/>
                <w:bCs/>
                <w:rPrChange w:id="1019" w:author="sam cornet" w:date="2025-03-17T22:42:00Z" w16du:dateUtc="2025-03-17T21:42:00Z">
                  <w:rPr>
                    <w:del w:id="1020" w:author="sam cornet" w:date="2025-03-17T22:42:00Z" w16du:dateUtc="2025-03-17T21:42:00Z"/>
                    <w:rFonts w:asciiTheme="minorHAnsi" w:hAnsiTheme="minorHAnsi" w:cstheme="minorHAnsi"/>
                  </w:rPr>
                </w:rPrChange>
              </w:rPr>
              <w:pPrChange w:id="1021" w:author="sam cornet" w:date="2025-03-17T22:42:00Z" w16du:dateUtc="2025-03-17T21:42:00Z">
                <w:pPr>
                  <w:pStyle w:val="Corps"/>
                  <w:numPr>
                    <w:numId w:val="45"/>
                  </w:numPr>
                  <w:ind w:left="643" w:hanging="360"/>
                </w:pPr>
              </w:pPrChange>
            </w:pPr>
            <w:ins w:id="1022" w:author="sam cornet" w:date="2025-03-17T22:43:00Z" w16du:dateUtc="2025-03-17T21:43:00Z">
              <w:r w:rsidRPr="00B960BE">
                <w:rPr>
                  <w:rFonts w:asciiTheme="minorHAnsi" w:hAnsiTheme="minorHAnsi" w:cstheme="minorHAnsi"/>
                  <w:noProof/>
                </w:rPr>
                <w:drawing>
                  <wp:anchor distT="0" distB="0" distL="114300" distR="114300" simplePos="0" relativeHeight="251668992" behindDoc="0" locked="0" layoutInCell="1" allowOverlap="1" wp14:anchorId="2D4CB10C" wp14:editId="3E454BEE">
                    <wp:simplePos x="0" y="0"/>
                    <wp:positionH relativeFrom="column">
                      <wp:posOffset>2633345</wp:posOffset>
                    </wp:positionH>
                    <wp:positionV relativeFrom="paragraph">
                      <wp:posOffset>1461770</wp:posOffset>
                    </wp:positionV>
                    <wp:extent cx="468630" cy="147320"/>
                    <wp:effectExtent l="0" t="0" r="1270" b="5080"/>
                    <wp:wrapNone/>
                    <wp:docPr id="771450097" name="Image 1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994023464" name=""/>
                            <pic:cNvPicPr/>
                          </pic:nvPicPr>
                          <pic:blipFill rotWithShape="1">
                            <a:blip r:embed="rId2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12030" t="68635" r="7368"/>
                            <a:stretch/>
                          </pic:blipFill>
                          <pic:spPr bwMode="auto">
                            <a:xfrm>
                              <a:off x="0" y="0"/>
                              <a:ext cx="468630" cy="147320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w:r>
              <w:r w:rsidRPr="00B960BE">
                <w:rPr>
                  <w:rFonts w:asciiTheme="minorHAnsi" w:hAnsiTheme="minorHAnsi" w:cstheme="minorHAnsi"/>
                  <w:noProof/>
                </w:rPr>
                <w:drawing>
                  <wp:anchor distT="0" distB="0" distL="114300" distR="114300" simplePos="0" relativeHeight="251667968" behindDoc="0" locked="0" layoutInCell="1" allowOverlap="1" wp14:anchorId="0AFF1C64" wp14:editId="7A1F33B0">
                    <wp:simplePos x="0" y="0"/>
                    <wp:positionH relativeFrom="column">
                      <wp:posOffset>575945</wp:posOffset>
                    </wp:positionH>
                    <wp:positionV relativeFrom="paragraph">
                      <wp:posOffset>1457325</wp:posOffset>
                    </wp:positionV>
                    <wp:extent cx="453390" cy="156210"/>
                    <wp:effectExtent l="0" t="0" r="3810" b="0"/>
                    <wp:wrapNone/>
                    <wp:docPr id="994023464" name="Image 1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994023464" name=""/>
                            <pic:cNvPicPr/>
                          </pic:nvPicPr>
                          <pic:blipFill rotWithShape="1">
                            <a:blip r:embed="rId2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12030" r="7368" b="65145"/>
                            <a:stretch/>
                          </pic:blipFill>
                          <pic:spPr bwMode="auto">
                            <a:xfrm>
                              <a:off x="0" y="0"/>
                              <a:ext cx="453390" cy="156210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w:r>
            </w:ins>
          </w:p>
          <w:p w14:paraId="1B7836D7" w14:textId="2875AF68" w:rsidR="00ED2FCB" w:rsidRPr="00ED2FCB" w:rsidRDefault="00FC7C1A" w:rsidP="00B960BE">
            <w:pPr>
              <w:pStyle w:val="Corps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noProof/>
              </w:rPr>
              <w:drawing>
                <wp:inline distT="0" distB="0" distL="0" distR="0" wp14:anchorId="45D6F0F0" wp14:editId="5675A0D1">
                  <wp:extent cx="3939267" cy="2386148"/>
                  <wp:effectExtent l="0" t="0" r="0" b="1905"/>
                  <wp:docPr id="1870599284" name="Image 23" descr="Une image contenant texte, diagramme, ligne, capture d’écran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0599284" name="Image 23" descr="Une image contenant texte, diagramme, ligne, capture d’écran&#10;&#10;Le contenu généré par l’IA peut être incorrect."/>
                          <pic:cNvPicPr/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3993" cy="24435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5C4373E" w14:textId="77777777" w:rsidR="000C17E0" w:rsidRDefault="000C17E0" w:rsidP="004D4BB6">
      <w:pPr>
        <w:jc w:val="both"/>
        <w:rPr>
          <w:rFonts w:asciiTheme="minorHAnsi" w:hAnsiTheme="minorHAnsi" w:cstheme="minorHAnsi"/>
          <w:color w:val="55519B"/>
        </w:rPr>
      </w:pPr>
    </w:p>
    <w:p w14:paraId="0F145027" w14:textId="77777777" w:rsidR="00F153ED" w:rsidRDefault="00F153ED" w:rsidP="004D4BB6">
      <w:pPr>
        <w:jc w:val="both"/>
        <w:rPr>
          <w:rFonts w:asciiTheme="minorHAnsi" w:hAnsiTheme="minorHAnsi" w:cstheme="minorHAnsi"/>
          <w:color w:val="55519B"/>
        </w:rPr>
      </w:pPr>
    </w:p>
    <w:tbl>
      <w:tblPr>
        <w:tblW w:w="9654" w:type="dxa"/>
        <w:jc w:val="center"/>
        <w:tblLook w:val="04A0" w:firstRow="1" w:lastRow="0" w:firstColumn="1" w:lastColumn="0" w:noHBand="0" w:noVBand="1"/>
      </w:tblPr>
      <w:tblGrid>
        <w:gridCol w:w="1701"/>
        <w:gridCol w:w="7953"/>
        <w:tblGridChange w:id="1023">
          <w:tblGrid>
            <w:gridCol w:w="5"/>
            <w:gridCol w:w="1696"/>
            <w:gridCol w:w="5"/>
            <w:gridCol w:w="7948"/>
            <w:gridCol w:w="5"/>
          </w:tblGrid>
        </w:tblGridChange>
      </w:tblGrid>
      <w:tr w:rsidR="00F153ED" w:rsidRPr="002C1C62" w14:paraId="2C1811D3" w14:textId="77777777" w:rsidTr="004B69ED">
        <w:trPr>
          <w:trHeight w:val="737"/>
          <w:tblHeader/>
          <w:jc w:val="center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221D3F"/>
            <w:vAlign w:val="center"/>
          </w:tcPr>
          <w:p w14:paraId="26E0D476" w14:textId="77777777" w:rsidR="00F153ED" w:rsidRPr="00B960BE" w:rsidRDefault="00F153ED" w:rsidP="004B69ED">
            <w:pPr>
              <w:spacing w:before="120" w:after="120" w:line="240" w:lineRule="auto"/>
              <w:rPr>
                <w:rFonts w:asciiTheme="minorHAnsi" w:hAnsiTheme="minorHAnsi" w:cstheme="minorHAnsi"/>
                <w:b/>
                <w:bCs/>
                <w:i/>
                <w:iCs/>
                <w:color w:val="FFFFFF"/>
                <w:sz w:val="20"/>
                <w:szCs w:val="20"/>
                <w:rPrChange w:id="1024" w:author="sam cornet" w:date="2025-03-17T22:45:00Z" w16du:dateUtc="2025-03-17T21:45:00Z">
                  <w:rPr>
                    <w:rFonts w:asciiTheme="minorHAnsi" w:hAnsiTheme="minorHAnsi" w:cstheme="minorHAnsi"/>
                    <w:i/>
                    <w:iCs/>
                    <w:color w:val="FFFFFF"/>
                    <w:sz w:val="20"/>
                    <w:szCs w:val="20"/>
                  </w:rPr>
                </w:rPrChange>
              </w:rPr>
            </w:pPr>
            <w:r w:rsidRPr="00B960BE">
              <w:rPr>
                <w:rFonts w:asciiTheme="minorHAnsi" w:hAnsiTheme="minorHAnsi" w:cstheme="minorHAnsi"/>
                <w:b/>
                <w:bCs/>
                <w:i/>
                <w:iCs/>
                <w:color w:val="FFFFFF"/>
                <w:sz w:val="20"/>
                <w:szCs w:val="20"/>
                <w:rPrChange w:id="1025" w:author="sam cornet" w:date="2025-03-17T22:45:00Z" w16du:dateUtc="2025-03-17T21:45:00Z">
                  <w:rPr>
                    <w:rFonts w:asciiTheme="minorHAnsi" w:hAnsiTheme="minorHAnsi" w:cstheme="minorHAnsi"/>
                    <w:i/>
                    <w:iCs/>
                    <w:color w:val="FFFFFF"/>
                    <w:sz w:val="20"/>
                    <w:szCs w:val="20"/>
                  </w:rPr>
                </w:rPrChange>
              </w:rPr>
              <w:lastRenderedPageBreak/>
              <w:t>II. Réponses hormonales à l’exercice et à l’entraînement</w:t>
            </w:r>
          </w:p>
        </w:tc>
        <w:tc>
          <w:tcPr>
            <w:tcW w:w="7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4CAADB"/>
            <w:vAlign w:val="center"/>
          </w:tcPr>
          <w:p w14:paraId="1A438A29" w14:textId="252E4F7D" w:rsidR="00F153ED" w:rsidRPr="002C1C62" w:rsidRDefault="00F153ED" w:rsidP="004B69ED">
            <w:pPr>
              <w:spacing w:line="240" w:lineRule="auto"/>
              <w:rPr>
                <w:rFonts w:asciiTheme="minorHAnsi" w:hAnsiTheme="minorHAnsi" w:cstheme="minorHAnsi"/>
                <w:b/>
                <w:bCs/>
                <w:color w:val="F2F2F2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noProof/>
                <w:color w:val="FFFFFF"/>
                <w:sz w:val="24"/>
                <w:szCs w:val="24"/>
              </w:rPr>
              <w:t>L’hormone antidiurétique (ADH)</w:t>
            </w:r>
          </w:p>
        </w:tc>
      </w:tr>
      <w:tr w:rsidR="00F153ED" w:rsidRPr="002C1C62" w14:paraId="46DA66EC" w14:textId="77777777" w:rsidTr="003E06BE">
        <w:tblPrEx>
          <w:tblW w:w="9654" w:type="dxa"/>
          <w:jc w:val="center"/>
          <w:tblPrExChange w:id="1026" w:author="sam cornet" w:date="2025-03-17T22:52:00Z" w16du:dateUtc="2025-03-17T21:52:00Z">
            <w:tblPrEx>
              <w:tblW w:w="9654" w:type="dxa"/>
              <w:jc w:val="center"/>
            </w:tblPrEx>
          </w:tblPrExChange>
        </w:tblPrEx>
        <w:trPr>
          <w:trHeight w:val="7142"/>
          <w:tblHeader/>
          <w:jc w:val="center"/>
          <w:trPrChange w:id="1027" w:author="sam cornet" w:date="2025-03-17T22:52:00Z" w16du:dateUtc="2025-03-17T21:52:00Z">
            <w:trPr>
              <w:gridAfter w:val="0"/>
              <w:trHeight w:val="1134"/>
              <w:tblHeader/>
              <w:jc w:val="center"/>
            </w:trPr>
          </w:trPrChange>
        </w:trPr>
        <w:tc>
          <w:tcPr>
            <w:tcW w:w="1701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  <w:tcPrChange w:id="1028" w:author="sam cornet" w:date="2025-03-17T22:52:00Z" w16du:dateUtc="2025-03-17T21:52:00Z">
              <w:tcPr>
                <w:tcW w:w="1701" w:type="dxa"/>
                <w:gridSpan w:val="2"/>
                <w:tcBorders>
                  <w:left w:val="single" w:sz="4" w:space="0" w:color="000000"/>
                  <w:bottom w:val="single" w:sz="4" w:space="0" w:color="auto"/>
                  <w:right w:val="single" w:sz="4" w:space="0" w:color="auto"/>
                </w:tcBorders>
                <w:shd w:val="clear" w:color="auto" w:fill="A6A6A6"/>
                <w:vAlign w:val="center"/>
              </w:tcPr>
            </w:tcPrChange>
          </w:tcPr>
          <w:p w14:paraId="327097B5" w14:textId="567CB1A3" w:rsidR="00F153ED" w:rsidRPr="002C1C62" w:rsidRDefault="00F153ED" w:rsidP="004B69ED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Effets de l’exercice musculaire sur l’ADH</w:t>
            </w:r>
          </w:p>
        </w:tc>
        <w:tc>
          <w:tcPr>
            <w:tcW w:w="7953" w:type="dxa"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  <w:tcPrChange w:id="1029" w:author="sam cornet" w:date="2025-03-17T22:52:00Z" w16du:dateUtc="2025-03-17T21:52:00Z">
              <w:tcPr>
                <w:tcW w:w="7953" w:type="dxa"/>
                <w:gridSpan w:val="2"/>
                <w:tcBorders>
                  <w:left w:val="single" w:sz="4" w:space="0" w:color="auto"/>
                  <w:bottom w:val="single" w:sz="4" w:space="0" w:color="auto"/>
                  <w:right w:val="single" w:sz="4" w:space="0" w:color="000000"/>
                </w:tcBorders>
                <w:vAlign w:val="center"/>
              </w:tcPr>
            </w:tcPrChange>
          </w:tcPr>
          <w:p w14:paraId="6E2F5322" w14:textId="77777777" w:rsidR="00F153ED" w:rsidRPr="00CE3FA2" w:rsidRDefault="00132FC0">
            <w:pPr>
              <w:pStyle w:val="NormalWeb"/>
              <w:numPr>
                <w:ilvl w:val="0"/>
                <w:numId w:val="37"/>
              </w:numPr>
              <w:spacing w:before="0" w:beforeAutospacing="0" w:after="0" w:afterAutospacing="0" w:line="276" w:lineRule="auto"/>
              <w:textAlignment w:val="baseline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  <w:rPrChange w:id="1030" w:author="Lea MINAKIAN" w:date="2025-03-03T18:35:00Z" w16du:dateUtc="2025-03-03T17:35:00Z">
                  <w:rPr>
                    <w:rFonts w:asciiTheme="minorHAnsi" w:hAnsiTheme="minorHAnsi" w:cstheme="minorHAnsi"/>
                    <w:color w:val="000000"/>
                    <w:sz w:val="18"/>
                    <w:szCs w:val="18"/>
                  </w:rPr>
                </w:rPrChange>
              </w:rPr>
              <w:pPrChange w:id="1031" w:author="sam cornet" w:date="2025-03-17T22:52:00Z" w16du:dateUtc="2025-03-17T21:52:00Z">
                <w:pPr>
                  <w:pStyle w:val="NormalWeb"/>
                  <w:numPr>
                    <w:numId w:val="37"/>
                  </w:numPr>
                  <w:spacing w:before="0" w:beforeAutospacing="0" w:after="0" w:afterAutospacing="0"/>
                  <w:ind w:left="360" w:hanging="360"/>
                  <w:textAlignment w:val="baseline"/>
                </w:pPr>
              </w:pPrChange>
            </w:pPr>
            <w:r w:rsidRPr="00CE3FA2"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  <w:rPrChange w:id="1032" w:author="Lea MINAKIAN" w:date="2025-03-03T18:35:00Z" w16du:dateUtc="2025-03-03T17:35:00Z">
                  <w:rPr>
                    <w:rFonts w:asciiTheme="minorHAnsi" w:hAnsiTheme="minorHAnsi" w:cstheme="minorHAnsi"/>
                    <w:color w:val="000000"/>
                    <w:sz w:val="18"/>
                    <w:szCs w:val="18"/>
                  </w:rPr>
                </w:rPrChange>
              </w:rPr>
              <w:t xml:space="preserve">Concentrations de l’ADH augmentent significativement à partir de 60% du VO2max </w:t>
            </w:r>
          </w:p>
          <w:p w14:paraId="1312DEE7" w14:textId="77777777" w:rsidR="00132FC0" w:rsidRDefault="00132FC0">
            <w:pPr>
              <w:pStyle w:val="NormalWeb"/>
              <w:numPr>
                <w:ilvl w:val="0"/>
                <w:numId w:val="37"/>
              </w:numPr>
              <w:spacing w:before="0" w:beforeAutospacing="0" w:after="0" w:afterAutospacing="0" w:line="276" w:lineRule="auto"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pPrChange w:id="1033" w:author="sam cornet" w:date="2025-03-17T22:52:00Z" w16du:dateUtc="2025-03-17T21:52:00Z">
                <w:pPr>
                  <w:pStyle w:val="NormalWeb"/>
                  <w:numPr>
                    <w:numId w:val="37"/>
                  </w:numPr>
                  <w:spacing w:before="0" w:beforeAutospacing="0" w:after="0" w:afterAutospacing="0"/>
                  <w:ind w:left="360" w:hanging="360"/>
                  <w:textAlignment w:val="baseline"/>
                </w:pPr>
              </w:pPrChange>
            </w:pPr>
            <w:r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 xml:space="preserve">Concentrations plasmatiques de l’AVP ou d’ADH ont été mesurées </w:t>
            </w:r>
          </w:p>
          <w:p w14:paraId="5E2D76ED" w14:textId="77777777" w:rsidR="003E06BE" w:rsidRDefault="00132FC0">
            <w:pPr>
              <w:pStyle w:val="NormalWeb"/>
              <w:numPr>
                <w:ilvl w:val="0"/>
                <w:numId w:val="53"/>
              </w:numPr>
              <w:spacing w:before="0" w:beforeAutospacing="0" w:after="0" w:afterAutospacing="0" w:line="276" w:lineRule="auto"/>
              <w:textAlignment w:val="baseline"/>
              <w:rPr>
                <w:ins w:id="1034" w:author="sam cornet" w:date="2025-03-17T22:48:00Z" w16du:dateUtc="2025-03-17T21:48:00Z"/>
                <w:rFonts w:asciiTheme="minorHAnsi" w:hAnsiTheme="minorHAnsi" w:cstheme="minorHAnsi"/>
                <w:color w:val="000000"/>
                <w:sz w:val="18"/>
                <w:szCs w:val="18"/>
              </w:rPr>
              <w:pPrChange w:id="1035" w:author="sam cornet" w:date="2025-03-17T22:52:00Z" w16du:dateUtc="2025-03-17T21:52:00Z">
                <w:pPr>
                  <w:pStyle w:val="NormalWeb"/>
                  <w:numPr>
                    <w:numId w:val="53"/>
                  </w:numPr>
                  <w:spacing w:before="0" w:beforeAutospacing="0" w:after="0" w:afterAutospacing="0"/>
                  <w:ind w:left="643" w:hanging="360"/>
                  <w:textAlignment w:val="baseline"/>
                </w:pPr>
              </w:pPrChange>
            </w:pPr>
            <w:r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Chez 6 triathlètes avant</w:t>
            </w:r>
          </w:p>
          <w:p w14:paraId="44F934D1" w14:textId="0CB29045" w:rsidR="00132FC0" w:rsidRDefault="003E06BE">
            <w:pPr>
              <w:pStyle w:val="NormalWeb"/>
              <w:numPr>
                <w:ilvl w:val="0"/>
                <w:numId w:val="86"/>
              </w:numPr>
              <w:spacing w:before="0" w:beforeAutospacing="0" w:after="0" w:afterAutospacing="0" w:line="276" w:lineRule="auto"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pPrChange w:id="1036" w:author="sam cornet" w:date="2025-03-17T22:52:00Z" w16du:dateUtc="2025-03-17T21:52:00Z">
                <w:pPr>
                  <w:pStyle w:val="NormalWeb"/>
                  <w:numPr>
                    <w:numId w:val="53"/>
                  </w:numPr>
                  <w:spacing w:before="0" w:beforeAutospacing="0" w:after="0" w:afterAutospacing="0"/>
                  <w:ind w:left="643" w:hanging="360"/>
                  <w:textAlignment w:val="baseline"/>
                </w:pPr>
              </w:pPrChange>
            </w:pPr>
            <w:ins w:id="1037" w:author="sam cornet" w:date="2025-03-17T22:49:00Z" w16du:dateUtc="2025-03-17T21:49:00Z">
              <w:r>
                <w:rPr>
                  <w:rFonts w:asciiTheme="minorHAnsi" w:hAnsiTheme="minorHAnsi" w:cstheme="minorHAnsi"/>
                  <w:color w:val="000000"/>
                  <w:sz w:val="18"/>
                  <w:szCs w:val="18"/>
                </w:rPr>
                <w:t>P</w:t>
              </w:r>
            </w:ins>
            <w:del w:id="1038" w:author="sam cornet" w:date="2025-03-17T22:48:00Z" w16du:dateUtc="2025-03-17T21:48:00Z">
              <w:r w:rsidR="00132FC0" w:rsidDel="003E06BE">
                <w:rPr>
                  <w:rFonts w:asciiTheme="minorHAnsi" w:hAnsiTheme="minorHAnsi" w:cstheme="minorHAnsi"/>
                  <w:color w:val="000000"/>
                  <w:sz w:val="18"/>
                  <w:szCs w:val="18"/>
                </w:rPr>
                <w:delText>, p</w:delText>
              </w:r>
            </w:del>
            <w:r w:rsidR="00132FC0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endant et après 60min à 70% du VO</w:t>
            </w:r>
            <w:r w:rsidR="00132FC0" w:rsidRPr="003E06BE">
              <w:rPr>
                <w:rFonts w:asciiTheme="minorHAnsi" w:hAnsiTheme="minorHAnsi" w:cstheme="minorHAnsi"/>
                <w:color w:val="000000"/>
                <w:sz w:val="18"/>
                <w:szCs w:val="18"/>
                <w:vertAlign w:val="subscript"/>
                <w:rPrChange w:id="1039" w:author="sam cornet" w:date="2025-03-17T22:49:00Z" w16du:dateUtc="2025-03-17T21:49:00Z">
                  <w:rPr>
                    <w:rFonts w:asciiTheme="minorHAnsi" w:hAnsiTheme="minorHAnsi" w:cstheme="minorHAnsi"/>
                    <w:color w:val="000000"/>
                    <w:sz w:val="18"/>
                    <w:szCs w:val="18"/>
                  </w:rPr>
                </w:rPrChange>
              </w:rPr>
              <w:t>2</w:t>
            </w:r>
            <w:ins w:id="1040" w:author="sam cornet" w:date="2025-03-17T22:49:00Z" w16du:dateUtc="2025-03-17T21:49:00Z">
              <w:r>
                <w:rPr>
                  <w:rFonts w:asciiTheme="minorHAnsi" w:hAnsiTheme="minorHAnsi" w:cstheme="minorHAnsi"/>
                  <w:color w:val="000000"/>
                  <w:sz w:val="18"/>
                  <w:szCs w:val="18"/>
                  <w:vertAlign w:val="subscript"/>
                </w:rPr>
                <w:t xml:space="preserve"> </w:t>
              </w:r>
            </w:ins>
            <w:r w:rsidR="00132FC0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max suivi d’un exercice progressif maximal</w:t>
            </w:r>
            <w:ins w:id="1041" w:author="sam cornet" w:date="2025-03-17T22:49:00Z" w16du:dateUtc="2025-03-17T21:49:00Z">
              <w:r>
                <w:rPr>
                  <w:rFonts w:asciiTheme="minorHAnsi" w:hAnsiTheme="minorHAnsi" w:cstheme="minorHAnsi"/>
                  <w:color w:val="000000"/>
                  <w:sz w:val="18"/>
                  <w:szCs w:val="18"/>
                </w:rPr>
                <w:t xml:space="preserve"> toutes les 2 min </w:t>
              </w:r>
            </w:ins>
            <w:ins w:id="1042" w:author="sam cornet" w:date="2025-03-17T22:50:00Z" w16du:dateUtc="2025-03-17T21:50:00Z">
              <w:r>
                <w:rPr>
                  <w:rFonts w:asciiTheme="minorHAnsi" w:hAnsiTheme="minorHAnsi" w:cstheme="minorHAnsi"/>
                  <w:color w:val="000000"/>
                  <w:sz w:val="18"/>
                  <w:szCs w:val="18"/>
                </w:rPr>
                <w:t>jusqu’à</w:t>
              </w:r>
            </w:ins>
            <w:ins w:id="1043" w:author="sam cornet" w:date="2025-03-17T22:49:00Z" w16du:dateUtc="2025-03-17T21:49:00Z">
              <w:r>
                <w:rPr>
                  <w:rFonts w:asciiTheme="minorHAnsi" w:hAnsiTheme="minorHAnsi" w:cstheme="minorHAnsi"/>
                  <w:color w:val="000000"/>
                  <w:sz w:val="18"/>
                  <w:szCs w:val="18"/>
                </w:rPr>
                <w:t xml:space="preserve"> épuisement</w:t>
              </w:r>
            </w:ins>
          </w:p>
          <w:p w14:paraId="0A5ECA90" w14:textId="31592BFC" w:rsidR="00132FC0" w:rsidRDefault="00132FC0">
            <w:pPr>
              <w:pStyle w:val="NormalWeb"/>
              <w:numPr>
                <w:ilvl w:val="0"/>
                <w:numId w:val="53"/>
              </w:numPr>
              <w:spacing w:before="0" w:beforeAutospacing="0" w:after="0" w:afterAutospacing="0" w:line="276" w:lineRule="auto"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pPrChange w:id="1044" w:author="sam cornet" w:date="2025-03-17T22:52:00Z" w16du:dateUtc="2025-03-17T21:52:00Z">
                <w:pPr>
                  <w:pStyle w:val="NormalWeb"/>
                  <w:numPr>
                    <w:numId w:val="53"/>
                  </w:numPr>
                  <w:spacing w:before="0" w:beforeAutospacing="0" w:after="0" w:afterAutospacing="0"/>
                  <w:ind w:left="643" w:hanging="360"/>
                  <w:textAlignment w:val="baseline"/>
                </w:pPr>
              </w:pPrChange>
            </w:pPr>
            <w:r w:rsidRPr="00132FC0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 xml:space="preserve">Dans ces conditions expérimentales, les concentrations d’AVP sont significativement augmentées à la fin de l’exercice maximal </w:t>
            </w:r>
          </w:p>
          <w:p w14:paraId="302B8193" w14:textId="77777777" w:rsidR="003E06BE" w:rsidRDefault="00132FC0">
            <w:pPr>
              <w:pStyle w:val="NormalWeb"/>
              <w:spacing w:before="0" w:beforeAutospacing="0" w:after="0" w:afterAutospacing="0" w:line="276" w:lineRule="auto"/>
              <w:jc w:val="center"/>
              <w:textAlignment w:val="baseline"/>
              <w:rPr>
                <w:ins w:id="1045" w:author="sam cornet" w:date="2025-03-17T22:50:00Z" w16du:dateUtc="2025-03-17T21:50:00Z"/>
                <w:rFonts w:asciiTheme="minorHAnsi" w:hAnsiTheme="minorHAnsi" w:cstheme="minorHAnsi"/>
                <w:color w:val="000000"/>
                <w:sz w:val="18"/>
                <w:szCs w:val="18"/>
              </w:rPr>
              <w:pPrChange w:id="1046" w:author="sam cornet" w:date="2025-03-17T22:52:00Z" w16du:dateUtc="2025-03-17T21:52:00Z">
                <w:pPr>
                  <w:pStyle w:val="NormalWeb"/>
                  <w:spacing w:before="0" w:beforeAutospacing="0" w:after="0" w:afterAutospacing="0"/>
                  <w:jc w:val="center"/>
                  <w:textAlignment w:val="baseline"/>
                </w:pPr>
              </w:pPrChange>
            </w:pPr>
            <w:r>
              <w:rPr>
                <w:rFonts w:asciiTheme="minorHAnsi" w:hAnsiTheme="minorHAnsi" w:cstheme="minorHAnsi"/>
                <w:noProof/>
                <w:color w:val="000000"/>
                <w:sz w:val="18"/>
                <w:szCs w:val="18"/>
              </w:rPr>
              <w:drawing>
                <wp:inline distT="0" distB="0" distL="0" distR="0" wp14:anchorId="3D9370E9" wp14:editId="0A8E1396">
                  <wp:extent cx="2333433" cy="1393372"/>
                  <wp:effectExtent l="0" t="0" r="3810" b="3810"/>
                  <wp:docPr id="1691231260" name="Image 24" descr="Une image contenant texte, diagramme, ligne, noir et blanc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1231260" name="Image 24" descr="Une image contenant texte, diagramme, ligne, noir et blanc&#10;&#10;Le contenu généré par l’IA peut être incorrect."/>
                          <pic:cNvPicPr/>
                        </pic:nvPicPr>
                        <pic:blipFill rotWithShape="1"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7183" r="13035" b="28502"/>
                          <a:stretch/>
                        </pic:blipFill>
                        <pic:spPr bwMode="auto">
                          <a:xfrm>
                            <a:off x="0" y="0"/>
                            <a:ext cx="2345025" cy="14002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0BDBBCE" w14:textId="77777777" w:rsidR="003E06BE" w:rsidRPr="003E06BE" w:rsidRDefault="003E06BE">
            <w:pPr>
              <w:pStyle w:val="NormalWeb"/>
              <w:spacing w:before="0" w:beforeAutospacing="0" w:after="0" w:afterAutospacing="0" w:line="276" w:lineRule="auto"/>
              <w:jc w:val="center"/>
              <w:textAlignment w:val="baseline"/>
              <w:rPr>
                <w:ins w:id="1047" w:author="sam cornet" w:date="2025-03-17T22:50:00Z" w16du:dateUtc="2025-03-17T21:50:00Z"/>
                <w:rFonts w:asciiTheme="minorHAnsi" w:hAnsiTheme="minorHAnsi" w:cstheme="minorHAnsi"/>
                <w:i/>
                <w:iCs/>
                <w:color w:val="000000"/>
                <w:sz w:val="18"/>
                <w:szCs w:val="18"/>
                <w:rPrChange w:id="1048" w:author="sam cornet" w:date="2025-03-17T22:50:00Z" w16du:dateUtc="2025-03-17T21:50:00Z">
                  <w:rPr>
                    <w:ins w:id="1049" w:author="sam cornet" w:date="2025-03-17T22:50:00Z" w16du:dateUtc="2025-03-17T21:50:00Z"/>
                    <w:rFonts w:asciiTheme="minorHAnsi" w:hAnsiTheme="minorHAnsi" w:cstheme="minorHAnsi"/>
                    <w:color w:val="000000"/>
                    <w:sz w:val="18"/>
                    <w:szCs w:val="18"/>
                  </w:rPr>
                </w:rPrChange>
              </w:rPr>
              <w:pPrChange w:id="1050" w:author="sam cornet" w:date="2025-03-17T22:52:00Z" w16du:dateUtc="2025-03-17T21:52:00Z">
                <w:pPr>
                  <w:pStyle w:val="NormalWeb"/>
                  <w:spacing w:before="0" w:beforeAutospacing="0" w:after="0" w:afterAutospacing="0"/>
                  <w:jc w:val="center"/>
                  <w:textAlignment w:val="baseline"/>
                </w:pPr>
              </w:pPrChange>
            </w:pPr>
            <w:ins w:id="1051" w:author="sam cornet" w:date="2025-03-17T22:50:00Z" w16du:dateUtc="2025-03-17T21:50:00Z">
              <w:r w:rsidRPr="003E06BE">
                <w:rPr>
                  <w:rFonts w:asciiTheme="minorHAnsi" w:hAnsiTheme="minorHAnsi" w:cstheme="minorHAnsi"/>
                  <w:i/>
                  <w:iCs/>
                  <w:color w:val="000000"/>
                  <w:sz w:val="18"/>
                  <w:szCs w:val="18"/>
                  <w:rPrChange w:id="1052" w:author="sam cornet" w:date="2025-03-17T22:50:00Z" w16du:dateUtc="2025-03-17T21:50:00Z">
                    <w:rPr>
                      <w:rFonts w:asciiTheme="minorHAnsi" w:hAnsiTheme="minorHAnsi" w:cstheme="minorHAnsi"/>
                      <w:color w:val="000000"/>
                      <w:sz w:val="18"/>
                      <w:szCs w:val="18"/>
                    </w:rPr>
                  </w:rPrChange>
                </w:rPr>
                <w:t>*P &lt; 0,05 valeur contrôle vs autres valeurs</w:t>
              </w:r>
            </w:ins>
          </w:p>
          <w:p w14:paraId="225D6C02" w14:textId="5A69758C" w:rsidR="003E06BE" w:rsidRDefault="003E06BE">
            <w:pPr>
              <w:pStyle w:val="NormalWeb"/>
              <w:spacing w:before="0" w:beforeAutospacing="0" w:after="0" w:afterAutospacing="0" w:line="276" w:lineRule="auto"/>
              <w:jc w:val="center"/>
              <w:textAlignment w:val="baseline"/>
              <w:rPr>
                <w:ins w:id="1053" w:author="sam cornet" w:date="2025-03-17T22:51:00Z" w16du:dateUtc="2025-03-17T21:51:00Z"/>
                <w:rFonts w:asciiTheme="minorHAnsi" w:hAnsiTheme="minorHAnsi" w:cstheme="minorHAnsi"/>
                <w:i/>
                <w:iCs/>
                <w:color w:val="000000"/>
                <w:sz w:val="18"/>
                <w:szCs w:val="18"/>
              </w:rPr>
              <w:pPrChange w:id="1054" w:author="sam cornet" w:date="2025-03-17T22:52:00Z" w16du:dateUtc="2025-03-17T21:52:00Z">
                <w:pPr>
                  <w:pStyle w:val="NormalWeb"/>
                  <w:spacing w:before="0" w:beforeAutospacing="0" w:after="0" w:afterAutospacing="0"/>
                  <w:jc w:val="center"/>
                  <w:textAlignment w:val="baseline"/>
                </w:pPr>
              </w:pPrChange>
            </w:pPr>
            <w:ins w:id="1055" w:author="sam cornet" w:date="2025-03-17T22:50:00Z" w16du:dateUtc="2025-03-17T21:50:00Z">
              <w:r w:rsidRPr="003E06BE">
                <w:rPr>
                  <w:rFonts w:asciiTheme="minorHAnsi" w:hAnsiTheme="minorHAnsi" w:cstheme="minorHAnsi"/>
                  <w:i/>
                  <w:iCs/>
                  <w:color w:val="000000"/>
                  <w:sz w:val="18"/>
                  <w:szCs w:val="18"/>
                  <w:rPrChange w:id="1056" w:author="sam cornet" w:date="2025-03-17T22:50:00Z" w16du:dateUtc="2025-03-17T21:50:00Z">
                    <w:rPr>
                      <w:rFonts w:asciiTheme="minorHAnsi" w:hAnsiTheme="minorHAnsi" w:cstheme="minorHAnsi"/>
                      <w:color w:val="000000"/>
                      <w:sz w:val="18"/>
                      <w:szCs w:val="18"/>
                    </w:rPr>
                  </w:rPrChange>
                </w:rPr>
                <w:t>P &lt; 0,01 contrôle vs exercice</w:t>
              </w:r>
            </w:ins>
          </w:p>
          <w:p w14:paraId="6465BBCA" w14:textId="77777777" w:rsidR="003E06BE" w:rsidRPr="003E06BE" w:rsidRDefault="003E06BE">
            <w:pPr>
              <w:pStyle w:val="NormalWeb"/>
              <w:spacing w:before="0" w:beforeAutospacing="0" w:after="0" w:afterAutospacing="0" w:line="276" w:lineRule="auto"/>
              <w:jc w:val="center"/>
              <w:textAlignment w:val="baseline"/>
              <w:rPr>
                <w:rFonts w:asciiTheme="minorHAnsi" w:hAnsiTheme="minorHAnsi" w:cstheme="minorHAnsi"/>
                <w:i/>
                <w:iCs/>
                <w:color w:val="000000"/>
                <w:sz w:val="18"/>
                <w:szCs w:val="18"/>
                <w:rPrChange w:id="1057" w:author="sam cornet" w:date="2025-03-17T22:50:00Z" w16du:dateUtc="2025-03-17T21:50:00Z">
                  <w:rPr>
                    <w:rFonts w:asciiTheme="minorHAnsi" w:hAnsiTheme="minorHAnsi" w:cstheme="minorHAnsi"/>
                    <w:color w:val="000000"/>
                    <w:sz w:val="18"/>
                    <w:szCs w:val="18"/>
                  </w:rPr>
                </w:rPrChange>
              </w:rPr>
              <w:pPrChange w:id="1058" w:author="sam cornet" w:date="2025-03-17T22:52:00Z" w16du:dateUtc="2025-03-17T21:52:00Z">
                <w:pPr>
                  <w:pStyle w:val="NormalWeb"/>
                  <w:spacing w:before="0" w:beforeAutospacing="0" w:after="0" w:afterAutospacing="0"/>
                  <w:jc w:val="center"/>
                  <w:textAlignment w:val="baseline"/>
                </w:pPr>
              </w:pPrChange>
            </w:pPr>
          </w:p>
          <w:p w14:paraId="3000A325" w14:textId="77777777" w:rsidR="00132FC0" w:rsidRDefault="00132FC0">
            <w:pPr>
              <w:pStyle w:val="NormalWeb"/>
              <w:numPr>
                <w:ilvl w:val="0"/>
                <w:numId w:val="37"/>
              </w:numPr>
              <w:spacing w:before="0" w:beforeAutospacing="0" w:after="0" w:afterAutospacing="0" w:line="276" w:lineRule="auto"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pPrChange w:id="1059" w:author="sam cornet" w:date="2025-03-17T22:52:00Z" w16du:dateUtc="2025-03-17T21:52:00Z">
                <w:pPr>
                  <w:pStyle w:val="NormalWeb"/>
                  <w:numPr>
                    <w:numId w:val="37"/>
                  </w:numPr>
                  <w:spacing w:before="0" w:beforeAutospacing="0" w:after="0" w:afterAutospacing="0"/>
                  <w:ind w:left="360" w:hanging="360"/>
                  <w:textAlignment w:val="baseline"/>
                </w:pPr>
              </w:pPrChange>
            </w:pPr>
            <w:r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 xml:space="preserve">Ces résultats sont confirmés par Wade et </w:t>
            </w:r>
            <w:proofErr w:type="spellStart"/>
            <w:r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Claybaugh</w:t>
            </w:r>
            <w:proofErr w:type="spellEnd"/>
            <w:r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 xml:space="preserve"> (1980) </w:t>
            </w:r>
          </w:p>
          <w:p w14:paraId="65106F90" w14:textId="77777777" w:rsidR="003E06BE" w:rsidRDefault="00132FC0">
            <w:pPr>
              <w:pStyle w:val="NormalWeb"/>
              <w:numPr>
                <w:ilvl w:val="0"/>
                <w:numId w:val="54"/>
              </w:numPr>
              <w:spacing w:before="0" w:beforeAutospacing="0" w:after="0" w:afterAutospacing="0" w:line="276" w:lineRule="auto"/>
              <w:textAlignment w:val="baseline"/>
              <w:rPr>
                <w:ins w:id="1060" w:author="sam cornet" w:date="2025-03-17T22:51:00Z" w16du:dateUtc="2025-03-17T21:51:00Z"/>
                <w:rFonts w:asciiTheme="minorHAnsi" w:hAnsiTheme="minorHAnsi" w:cstheme="minorHAnsi"/>
                <w:color w:val="000000"/>
                <w:sz w:val="18"/>
                <w:szCs w:val="18"/>
              </w:rPr>
              <w:pPrChange w:id="1061" w:author="sam cornet" w:date="2025-03-17T22:52:00Z" w16du:dateUtc="2025-03-17T21:52:00Z">
                <w:pPr>
                  <w:pStyle w:val="NormalWeb"/>
                  <w:numPr>
                    <w:numId w:val="54"/>
                  </w:numPr>
                  <w:spacing w:before="0" w:beforeAutospacing="0" w:after="0" w:afterAutospacing="0"/>
                  <w:ind w:left="611" w:hanging="360"/>
                  <w:textAlignment w:val="baseline"/>
                </w:pPr>
              </w:pPrChange>
            </w:pPr>
            <w:r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 xml:space="preserve">Ils ont montré une augmentation progressive des concentration d’ADH </w:t>
            </w:r>
          </w:p>
          <w:p w14:paraId="6CC78D54" w14:textId="029EF4D8" w:rsidR="00132FC0" w:rsidRDefault="003E06BE">
            <w:pPr>
              <w:pStyle w:val="NormalWeb"/>
              <w:numPr>
                <w:ilvl w:val="0"/>
                <w:numId w:val="86"/>
              </w:numPr>
              <w:spacing w:before="0" w:beforeAutospacing="0" w:after="0" w:afterAutospacing="0" w:line="276" w:lineRule="auto"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pPrChange w:id="1062" w:author="sam cornet" w:date="2025-03-17T22:52:00Z" w16du:dateUtc="2025-03-17T21:52:00Z">
                <w:pPr>
                  <w:pStyle w:val="NormalWeb"/>
                  <w:numPr>
                    <w:numId w:val="54"/>
                  </w:numPr>
                  <w:spacing w:before="0" w:beforeAutospacing="0" w:after="0" w:afterAutospacing="0"/>
                  <w:ind w:left="611" w:hanging="360"/>
                  <w:textAlignment w:val="baseline"/>
                </w:pPr>
              </w:pPrChange>
            </w:pPr>
            <w:ins w:id="1063" w:author="sam cornet" w:date="2025-03-17T22:51:00Z" w16du:dateUtc="2025-03-17T21:51:00Z">
              <w:r>
                <w:rPr>
                  <w:rFonts w:asciiTheme="minorHAnsi" w:hAnsiTheme="minorHAnsi" w:cstheme="minorHAnsi"/>
                  <w:color w:val="000000"/>
                  <w:sz w:val="18"/>
                  <w:szCs w:val="18"/>
                </w:rPr>
                <w:t>A</w:t>
              </w:r>
            </w:ins>
            <w:del w:id="1064" w:author="sam cornet" w:date="2025-03-17T22:51:00Z" w16du:dateUtc="2025-03-17T21:51:00Z">
              <w:r w:rsidR="00132FC0" w:rsidDel="003E06BE">
                <w:rPr>
                  <w:rFonts w:asciiTheme="minorHAnsi" w:hAnsiTheme="minorHAnsi" w:cstheme="minorHAnsi"/>
                  <w:color w:val="000000"/>
                  <w:sz w:val="18"/>
                  <w:szCs w:val="18"/>
                </w:rPr>
                <w:delText>a</w:delText>
              </w:r>
            </w:del>
            <w:r w:rsidR="00132FC0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près 60min de course à 70% du VO2max</w:t>
            </w:r>
          </w:p>
          <w:p w14:paraId="5FC2E07B" w14:textId="77777777" w:rsidR="003E06BE" w:rsidRDefault="00132FC0">
            <w:pPr>
              <w:pStyle w:val="NormalWeb"/>
              <w:numPr>
                <w:ilvl w:val="0"/>
                <w:numId w:val="37"/>
              </w:numPr>
              <w:spacing w:before="0" w:beforeAutospacing="0" w:after="0" w:afterAutospacing="0" w:line="276" w:lineRule="auto"/>
              <w:textAlignment w:val="baseline"/>
              <w:rPr>
                <w:ins w:id="1065" w:author="sam cornet" w:date="2025-03-17T22:51:00Z" w16du:dateUtc="2025-03-17T21:51:00Z"/>
                <w:rFonts w:asciiTheme="minorHAnsi" w:hAnsiTheme="minorHAnsi" w:cstheme="minorHAnsi"/>
                <w:color w:val="000000"/>
                <w:sz w:val="18"/>
                <w:szCs w:val="18"/>
              </w:rPr>
              <w:pPrChange w:id="1066" w:author="sam cornet" w:date="2025-03-17T22:52:00Z" w16du:dateUtc="2025-03-17T21:52:00Z">
                <w:pPr>
                  <w:pStyle w:val="NormalWeb"/>
                  <w:numPr>
                    <w:numId w:val="37"/>
                  </w:numPr>
                  <w:spacing w:before="0" w:beforeAutospacing="0" w:after="0" w:afterAutospacing="0"/>
                  <w:ind w:left="360" w:hanging="360"/>
                  <w:textAlignment w:val="baseline"/>
                </w:pPr>
              </w:pPrChange>
            </w:pPr>
            <w:r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 xml:space="preserve">Tanaka et al. (1986) ont mesuré les concentrations plasmatiques d’ADH avant et après des exercices de pédalage de 30min </w:t>
            </w:r>
          </w:p>
          <w:p w14:paraId="2F4A6937" w14:textId="4FF253D1" w:rsidR="00132FC0" w:rsidRDefault="003E06BE">
            <w:pPr>
              <w:pStyle w:val="NormalWeb"/>
              <w:numPr>
                <w:ilvl w:val="0"/>
                <w:numId w:val="54"/>
              </w:numPr>
              <w:spacing w:before="0" w:beforeAutospacing="0" w:after="0" w:afterAutospacing="0" w:line="276" w:lineRule="auto"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pPrChange w:id="1067" w:author="sam cornet" w:date="2025-03-17T22:52:00Z" w16du:dateUtc="2025-03-17T21:52:00Z">
                <w:pPr>
                  <w:pStyle w:val="NormalWeb"/>
                  <w:numPr>
                    <w:numId w:val="37"/>
                  </w:numPr>
                  <w:spacing w:before="0" w:beforeAutospacing="0" w:after="0" w:afterAutospacing="0"/>
                  <w:ind w:left="360" w:hanging="360"/>
                  <w:textAlignment w:val="baseline"/>
                </w:pPr>
              </w:pPrChange>
            </w:pPr>
            <w:ins w:id="1068" w:author="sam cornet" w:date="2025-03-17T22:51:00Z" w16du:dateUtc="2025-03-17T21:51:00Z">
              <w:r>
                <w:rPr>
                  <w:rFonts w:asciiTheme="minorHAnsi" w:hAnsiTheme="minorHAnsi" w:cstheme="minorHAnsi"/>
                  <w:color w:val="000000"/>
                  <w:sz w:val="18"/>
                  <w:szCs w:val="18"/>
                </w:rPr>
                <w:t>À</w:t>
              </w:r>
            </w:ins>
            <w:del w:id="1069" w:author="sam cornet" w:date="2025-03-17T22:51:00Z" w16du:dateUtc="2025-03-17T21:51:00Z">
              <w:r w:rsidR="00132FC0" w:rsidDel="003E06BE">
                <w:rPr>
                  <w:rFonts w:asciiTheme="minorHAnsi" w:hAnsiTheme="minorHAnsi" w:cstheme="minorHAnsi"/>
                  <w:color w:val="000000"/>
                  <w:sz w:val="18"/>
                  <w:szCs w:val="18"/>
                </w:rPr>
                <w:delText>à</w:delText>
              </w:r>
            </w:del>
            <w:r w:rsidR="00132FC0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 xml:space="preserve"> différentes intensités : 30, 40 et 70% du VO</w:t>
            </w:r>
            <w:r w:rsidR="00132FC0" w:rsidRPr="003E06BE">
              <w:rPr>
                <w:rFonts w:asciiTheme="minorHAnsi" w:hAnsiTheme="minorHAnsi" w:cstheme="minorHAnsi"/>
                <w:color w:val="000000"/>
                <w:sz w:val="18"/>
                <w:szCs w:val="18"/>
                <w:vertAlign w:val="subscript"/>
                <w:rPrChange w:id="1070" w:author="sam cornet" w:date="2025-03-17T22:51:00Z" w16du:dateUtc="2025-03-17T21:51:00Z">
                  <w:rPr>
                    <w:rFonts w:asciiTheme="minorHAnsi" w:hAnsiTheme="minorHAnsi" w:cstheme="minorHAnsi"/>
                    <w:color w:val="000000"/>
                    <w:sz w:val="18"/>
                    <w:szCs w:val="18"/>
                  </w:rPr>
                </w:rPrChange>
              </w:rPr>
              <w:t>2</w:t>
            </w:r>
            <w:ins w:id="1071" w:author="sam cornet" w:date="2025-03-17T22:51:00Z" w16du:dateUtc="2025-03-17T21:51:00Z">
              <w:r>
                <w:rPr>
                  <w:rFonts w:asciiTheme="minorHAnsi" w:hAnsiTheme="minorHAnsi" w:cstheme="minorHAnsi"/>
                  <w:color w:val="000000"/>
                  <w:sz w:val="18"/>
                  <w:szCs w:val="18"/>
                </w:rPr>
                <w:t xml:space="preserve"> </w:t>
              </w:r>
            </w:ins>
            <w:r w:rsidR="00132FC0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max</w:t>
            </w:r>
          </w:p>
          <w:p w14:paraId="2478BC3E" w14:textId="4B49FCA0" w:rsidR="00132FC0" w:rsidRPr="002C1C62" w:rsidRDefault="00132FC0">
            <w:pPr>
              <w:pStyle w:val="NormalWeb"/>
              <w:numPr>
                <w:ilvl w:val="0"/>
                <w:numId w:val="54"/>
              </w:numPr>
              <w:spacing w:before="0" w:beforeAutospacing="0" w:after="0" w:afterAutospacing="0" w:line="276" w:lineRule="auto"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pPrChange w:id="1072" w:author="sam cornet" w:date="2025-03-17T22:52:00Z" w16du:dateUtc="2025-03-17T21:52:00Z">
                <w:pPr>
                  <w:pStyle w:val="NormalWeb"/>
                  <w:numPr>
                    <w:numId w:val="54"/>
                  </w:numPr>
                  <w:spacing w:before="0" w:beforeAutospacing="0" w:after="0" w:afterAutospacing="0"/>
                  <w:ind w:left="611" w:hanging="360"/>
                  <w:textAlignment w:val="baseline"/>
                </w:pPr>
              </w:pPrChange>
            </w:pPr>
            <w:r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Ils ont montré une augmentation des concentrations d’ADH uniquement après l’exercice de 30min à 70% du VO</w:t>
            </w:r>
            <w:r w:rsidRPr="003E06BE">
              <w:rPr>
                <w:rFonts w:asciiTheme="minorHAnsi" w:hAnsiTheme="minorHAnsi" w:cstheme="minorHAnsi"/>
                <w:color w:val="000000"/>
                <w:sz w:val="18"/>
                <w:szCs w:val="18"/>
                <w:vertAlign w:val="subscript"/>
                <w:rPrChange w:id="1073" w:author="sam cornet" w:date="2025-03-17T22:51:00Z" w16du:dateUtc="2025-03-17T21:51:00Z">
                  <w:rPr>
                    <w:rFonts w:asciiTheme="minorHAnsi" w:hAnsiTheme="minorHAnsi" w:cstheme="minorHAnsi"/>
                    <w:color w:val="000000"/>
                    <w:sz w:val="18"/>
                    <w:szCs w:val="18"/>
                  </w:rPr>
                </w:rPrChange>
              </w:rPr>
              <w:t>2</w:t>
            </w:r>
            <w:r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max</w:t>
            </w:r>
          </w:p>
        </w:tc>
      </w:tr>
      <w:tr w:rsidR="00F153ED" w:rsidRPr="002C1C62" w14:paraId="39519BDE" w14:textId="77777777" w:rsidTr="004B69ED">
        <w:trPr>
          <w:trHeight w:val="1134"/>
          <w:tblHeader/>
          <w:jc w:val="center"/>
        </w:trPr>
        <w:tc>
          <w:tcPr>
            <w:tcW w:w="1701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43AB41C1" w14:textId="743CA0F4" w:rsidR="00F153ED" w:rsidRPr="002C1C62" w:rsidRDefault="00F153ED" w:rsidP="004B69ED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Effets de l’entraînement physique sur l’ADH</w:t>
            </w:r>
          </w:p>
        </w:tc>
        <w:tc>
          <w:tcPr>
            <w:tcW w:w="7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4D2D4C7B" w14:textId="77777777" w:rsidR="003E06BE" w:rsidRDefault="001D1211" w:rsidP="001D1211">
            <w:pPr>
              <w:pStyle w:val="Corps"/>
              <w:numPr>
                <w:ilvl w:val="0"/>
                <w:numId w:val="46"/>
              </w:numPr>
              <w:rPr>
                <w:ins w:id="1074" w:author="sam cornet" w:date="2025-03-17T22:52:00Z" w16du:dateUtc="2025-03-17T21:52:00Z"/>
                <w:rFonts w:asciiTheme="minorHAnsi" w:hAnsiTheme="minorHAnsi" w:cstheme="minorHAnsi"/>
              </w:rPr>
            </w:pPr>
            <w:r w:rsidRPr="00CE3FA2">
              <w:rPr>
                <w:rFonts w:asciiTheme="minorHAnsi" w:hAnsiTheme="minorHAnsi" w:cstheme="minorHAnsi"/>
                <w:b/>
                <w:bCs/>
                <w:rPrChange w:id="1075" w:author="Lea MINAKIAN" w:date="2025-03-03T18:35:00Z" w16du:dateUtc="2025-03-03T17:35:00Z">
                  <w:rPr>
                    <w:rFonts w:asciiTheme="minorHAnsi" w:hAnsiTheme="minorHAnsi" w:cstheme="minorHAnsi"/>
                  </w:rPr>
                </w:rPrChange>
              </w:rPr>
              <w:t>L’entrainement en endurance ne semble avoir aucun effet sur les concentrations basales d’ADH</w:t>
            </w:r>
          </w:p>
          <w:p w14:paraId="1C0650AC" w14:textId="54BC0C36" w:rsidR="00F153ED" w:rsidRPr="003E06BE" w:rsidRDefault="001D1211">
            <w:pPr>
              <w:pStyle w:val="Corps"/>
              <w:numPr>
                <w:ilvl w:val="0"/>
                <w:numId w:val="88"/>
              </w:numPr>
              <w:rPr>
                <w:rFonts w:asciiTheme="minorHAnsi" w:hAnsiTheme="minorHAnsi" w:cstheme="minorHAnsi"/>
                <w:i/>
                <w:iCs/>
                <w:rPrChange w:id="1076" w:author="sam cornet" w:date="2025-03-17T22:52:00Z" w16du:dateUtc="2025-03-17T21:52:00Z">
                  <w:rPr>
                    <w:rFonts w:asciiTheme="minorHAnsi" w:hAnsiTheme="minorHAnsi" w:cstheme="minorHAnsi"/>
                  </w:rPr>
                </w:rPrChange>
              </w:rPr>
              <w:pPrChange w:id="1077" w:author="sam cornet" w:date="2025-03-17T22:52:00Z" w16du:dateUtc="2025-03-17T21:52:00Z">
                <w:pPr>
                  <w:pStyle w:val="Corps"/>
                  <w:numPr>
                    <w:numId w:val="46"/>
                  </w:numPr>
                  <w:ind w:left="360" w:hanging="360"/>
                </w:pPr>
              </w:pPrChange>
            </w:pPr>
            <w:del w:id="1078" w:author="sam cornet" w:date="2025-03-17T22:52:00Z" w16du:dateUtc="2025-03-17T21:52:00Z">
              <w:r w:rsidRPr="003E06BE" w:rsidDel="003E06BE">
                <w:rPr>
                  <w:rFonts w:asciiTheme="minorHAnsi" w:hAnsiTheme="minorHAnsi" w:cstheme="minorHAnsi"/>
                  <w:i/>
                  <w:iCs/>
                  <w:rPrChange w:id="1079" w:author="sam cornet" w:date="2025-03-17T22:52:00Z" w16du:dateUtc="2025-03-17T21:52:00Z">
                    <w:rPr>
                      <w:rFonts w:asciiTheme="minorHAnsi" w:hAnsiTheme="minorHAnsi" w:cstheme="minorHAnsi"/>
                    </w:rPr>
                  </w:rPrChange>
                </w:rPr>
                <w:delText xml:space="preserve"> (</w:delText>
              </w:r>
            </w:del>
            <w:r w:rsidRPr="003E06BE">
              <w:rPr>
                <w:rFonts w:asciiTheme="minorHAnsi" w:hAnsiTheme="minorHAnsi" w:cstheme="minorHAnsi"/>
                <w:i/>
                <w:iCs/>
                <w:rPrChange w:id="1080" w:author="sam cornet" w:date="2025-03-17T22:52:00Z" w16du:dateUtc="2025-03-17T21:52:00Z">
                  <w:rPr>
                    <w:rFonts w:asciiTheme="minorHAnsi" w:hAnsiTheme="minorHAnsi" w:cstheme="minorHAnsi"/>
                  </w:rPr>
                </w:rPrChange>
              </w:rPr>
              <w:t>Freund et al. 1987</w:t>
            </w:r>
            <w:del w:id="1081" w:author="sam cornet" w:date="2025-03-17T22:52:00Z" w16du:dateUtc="2025-03-17T21:52:00Z">
              <w:r w:rsidRPr="003E06BE" w:rsidDel="003E06BE">
                <w:rPr>
                  <w:rFonts w:asciiTheme="minorHAnsi" w:hAnsiTheme="minorHAnsi" w:cstheme="minorHAnsi"/>
                  <w:i/>
                  <w:iCs/>
                  <w:rPrChange w:id="1082" w:author="sam cornet" w:date="2025-03-17T22:52:00Z" w16du:dateUtc="2025-03-17T21:52:00Z">
                    <w:rPr>
                      <w:rFonts w:asciiTheme="minorHAnsi" w:hAnsiTheme="minorHAnsi" w:cstheme="minorHAnsi"/>
                    </w:rPr>
                  </w:rPrChange>
                </w:rPr>
                <w:delText>)</w:delText>
              </w:r>
            </w:del>
          </w:p>
        </w:tc>
      </w:tr>
    </w:tbl>
    <w:p w14:paraId="36842641" w14:textId="77777777" w:rsidR="00F153ED" w:rsidRDefault="00F153ED" w:rsidP="004D4BB6">
      <w:pPr>
        <w:jc w:val="both"/>
        <w:rPr>
          <w:rFonts w:asciiTheme="minorHAnsi" w:hAnsiTheme="minorHAnsi" w:cstheme="minorHAnsi"/>
          <w:color w:val="55519B"/>
        </w:rPr>
      </w:pPr>
    </w:p>
    <w:p w14:paraId="0292FB94" w14:textId="77777777" w:rsidR="00F153ED" w:rsidRDefault="00F153ED" w:rsidP="004D4BB6">
      <w:pPr>
        <w:jc w:val="both"/>
        <w:rPr>
          <w:rFonts w:asciiTheme="minorHAnsi" w:hAnsiTheme="minorHAnsi" w:cstheme="minorHAnsi"/>
          <w:color w:val="55519B"/>
        </w:rPr>
      </w:pPr>
    </w:p>
    <w:p w14:paraId="3A29042B" w14:textId="77777777" w:rsidR="00F153ED" w:rsidRDefault="00F153ED" w:rsidP="004D4BB6">
      <w:pPr>
        <w:jc w:val="both"/>
        <w:rPr>
          <w:rFonts w:asciiTheme="minorHAnsi" w:hAnsiTheme="minorHAnsi" w:cstheme="minorHAnsi"/>
          <w:color w:val="55519B"/>
        </w:rPr>
      </w:pPr>
    </w:p>
    <w:tbl>
      <w:tblPr>
        <w:tblW w:w="9654" w:type="dxa"/>
        <w:jc w:val="center"/>
        <w:tblLook w:val="04A0" w:firstRow="1" w:lastRow="0" w:firstColumn="1" w:lastColumn="0" w:noHBand="0" w:noVBand="1"/>
      </w:tblPr>
      <w:tblGrid>
        <w:gridCol w:w="1701"/>
        <w:gridCol w:w="7953"/>
        <w:tblGridChange w:id="1083">
          <w:tblGrid>
            <w:gridCol w:w="5"/>
            <w:gridCol w:w="1696"/>
            <w:gridCol w:w="5"/>
            <w:gridCol w:w="7948"/>
            <w:gridCol w:w="5"/>
          </w:tblGrid>
        </w:tblGridChange>
      </w:tblGrid>
      <w:tr w:rsidR="00F153ED" w:rsidRPr="002C1C62" w14:paraId="544D5D65" w14:textId="77777777" w:rsidTr="004B69ED">
        <w:trPr>
          <w:trHeight w:val="737"/>
          <w:tblHeader/>
          <w:jc w:val="center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221D3F"/>
            <w:vAlign w:val="center"/>
          </w:tcPr>
          <w:p w14:paraId="57C8654E" w14:textId="77777777" w:rsidR="00F153ED" w:rsidRPr="003E06BE" w:rsidRDefault="00F153ED" w:rsidP="004B69ED">
            <w:pPr>
              <w:spacing w:before="120" w:after="120" w:line="240" w:lineRule="auto"/>
              <w:rPr>
                <w:rFonts w:asciiTheme="minorHAnsi" w:hAnsiTheme="minorHAnsi" w:cstheme="minorHAnsi"/>
                <w:b/>
                <w:bCs/>
                <w:i/>
                <w:iCs/>
                <w:color w:val="FFFFFF"/>
                <w:sz w:val="20"/>
                <w:szCs w:val="20"/>
                <w:rPrChange w:id="1084" w:author="sam cornet" w:date="2025-03-17T22:52:00Z" w16du:dateUtc="2025-03-17T21:52:00Z">
                  <w:rPr>
                    <w:rFonts w:asciiTheme="minorHAnsi" w:hAnsiTheme="minorHAnsi" w:cstheme="minorHAnsi"/>
                    <w:i/>
                    <w:iCs/>
                    <w:color w:val="FFFFFF"/>
                    <w:sz w:val="20"/>
                    <w:szCs w:val="20"/>
                  </w:rPr>
                </w:rPrChange>
              </w:rPr>
            </w:pPr>
            <w:r w:rsidRPr="003E06BE">
              <w:rPr>
                <w:rFonts w:asciiTheme="minorHAnsi" w:hAnsiTheme="minorHAnsi" w:cstheme="minorHAnsi"/>
                <w:b/>
                <w:bCs/>
                <w:i/>
                <w:iCs/>
                <w:color w:val="FFFFFF"/>
                <w:sz w:val="20"/>
                <w:szCs w:val="20"/>
                <w:rPrChange w:id="1085" w:author="sam cornet" w:date="2025-03-17T22:52:00Z" w16du:dateUtc="2025-03-17T21:52:00Z">
                  <w:rPr>
                    <w:rFonts w:asciiTheme="minorHAnsi" w:hAnsiTheme="minorHAnsi" w:cstheme="minorHAnsi"/>
                    <w:i/>
                    <w:iCs/>
                    <w:color w:val="FFFFFF"/>
                    <w:sz w:val="20"/>
                    <w:szCs w:val="20"/>
                  </w:rPr>
                </w:rPrChange>
              </w:rPr>
              <w:lastRenderedPageBreak/>
              <w:t>II. Réponses hormonales à l’exercice et à l’entraînement</w:t>
            </w:r>
          </w:p>
        </w:tc>
        <w:tc>
          <w:tcPr>
            <w:tcW w:w="7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4CAADB"/>
            <w:vAlign w:val="center"/>
          </w:tcPr>
          <w:p w14:paraId="3DE34EA8" w14:textId="32D5BB8B" w:rsidR="00F153ED" w:rsidRPr="002C1C62" w:rsidRDefault="00F153ED" w:rsidP="004B69ED">
            <w:pPr>
              <w:spacing w:line="240" w:lineRule="auto"/>
              <w:rPr>
                <w:rFonts w:asciiTheme="minorHAnsi" w:hAnsiTheme="minorHAnsi" w:cstheme="minorHAnsi"/>
                <w:b/>
                <w:bCs/>
                <w:color w:val="F2F2F2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noProof/>
                <w:color w:val="FFFFFF"/>
                <w:sz w:val="24"/>
                <w:szCs w:val="24"/>
              </w:rPr>
              <w:t>Les catéc</w:t>
            </w:r>
            <w:r w:rsidR="001D1211">
              <w:rPr>
                <w:rFonts w:asciiTheme="minorHAnsi" w:hAnsiTheme="minorHAnsi" w:cstheme="minorHAnsi"/>
                <w:b/>
                <w:bCs/>
                <w:noProof/>
                <w:color w:val="FFFFFF"/>
                <w:sz w:val="24"/>
                <w:szCs w:val="24"/>
              </w:rPr>
              <w:t>h</w:t>
            </w:r>
            <w:r>
              <w:rPr>
                <w:rFonts w:asciiTheme="minorHAnsi" w:hAnsiTheme="minorHAnsi" w:cstheme="minorHAnsi"/>
                <w:b/>
                <w:bCs/>
                <w:noProof/>
                <w:color w:val="FFFFFF"/>
                <w:sz w:val="24"/>
                <w:szCs w:val="24"/>
              </w:rPr>
              <w:t>olamines</w:t>
            </w:r>
          </w:p>
        </w:tc>
      </w:tr>
      <w:tr w:rsidR="001D1211" w:rsidRPr="002C1C62" w14:paraId="70BC94C0" w14:textId="77777777" w:rsidTr="003E06BE">
        <w:tblPrEx>
          <w:tblW w:w="9654" w:type="dxa"/>
          <w:jc w:val="center"/>
          <w:tblPrExChange w:id="1086" w:author="sam cornet" w:date="2025-03-17T22:54:00Z" w16du:dateUtc="2025-03-17T21:54:00Z">
            <w:tblPrEx>
              <w:tblW w:w="9654" w:type="dxa"/>
              <w:jc w:val="center"/>
            </w:tblPrEx>
          </w:tblPrExChange>
        </w:tblPrEx>
        <w:trPr>
          <w:trHeight w:val="4590"/>
          <w:tblHeader/>
          <w:jc w:val="center"/>
          <w:trPrChange w:id="1087" w:author="sam cornet" w:date="2025-03-17T22:54:00Z" w16du:dateUtc="2025-03-17T21:54:00Z">
            <w:trPr>
              <w:gridAfter w:val="0"/>
              <w:trHeight w:val="1134"/>
              <w:tblHeader/>
              <w:jc w:val="center"/>
            </w:trPr>
          </w:trPrChange>
        </w:trPr>
        <w:tc>
          <w:tcPr>
            <w:tcW w:w="1701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  <w:tcPrChange w:id="1088" w:author="sam cornet" w:date="2025-03-17T22:54:00Z" w16du:dateUtc="2025-03-17T21:54:00Z">
              <w:tcPr>
                <w:tcW w:w="1701" w:type="dxa"/>
                <w:gridSpan w:val="2"/>
                <w:tcBorders>
                  <w:left w:val="single" w:sz="4" w:space="0" w:color="000000"/>
                  <w:bottom w:val="single" w:sz="4" w:space="0" w:color="auto"/>
                  <w:right w:val="single" w:sz="4" w:space="0" w:color="auto"/>
                </w:tcBorders>
                <w:shd w:val="clear" w:color="auto" w:fill="A6A6A6"/>
                <w:vAlign w:val="center"/>
              </w:tcPr>
            </w:tcPrChange>
          </w:tcPr>
          <w:p w14:paraId="78F4777F" w14:textId="4A92FBE8" w:rsidR="001D1211" w:rsidRDefault="001D1211" w:rsidP="004B69ED">
            <w:pPr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 xml:space="preserve">Généralités </w:t>
            </w:r>
          </w:p>
        </w:tc>
        <w:tc>
          <w:tcPr>
            <w:tcW w:w="7953" w:type="dxa"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  <w:tcPrChange w:id="1089" w:author="sam cornet" w:date="2025-03-17T22:54:00Z" w16du:dateUtc="2025-03-17T21:54:00Z">
              <w:tcPr>
                <w:tcW w:w="7953" w:type="dxa"/>
                <w:gridSpan w:val="2"/>
                <w:tcBorders>
                  <w:left w:val="single" w:sz="4" w:space="0" w:color="auto"/>
                  <w:bottom w:val="single" w:sz="4" w:space="0" w:color="auto"/>
                  <w:right w:val="single" w:sz="4" w:space="0" w:color="000000"/>
                </w:tcBorders>
                <w:vAlign w:val="center"/>
              </w:tcPr>
            </w:tcPrChange>
          </w:tcPr>
          <w:p w14:paraId="2BCCE44D" w14:textId="174163D8" w:rsidR="001D1211" w:rsidRDefault="001D1211">
            <w:pPr>
              <w:pStyle w:val="NormalWeb"/>
              <w:numPr>
                <w:ilvl w:val="0"/>
                <w:numId w:val="46"/>
              </w:numPr>
              <w:spacing w:before="0" w:beforeAutospacing="0" w:after="0" w:afterAutospacing="0" w:line="276" w:lineRule="auto"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pPrChange w:id="1090" w:author="sam cornet" w:date="2025-03-17T22:54:00Z" w16du:dateUtc="2025-03-17T21:54:00Z">
                <w:pPr>
                  <w:pStyle w:val="NormalWeb"/>
                  <w:numPr>
                    <w:numId w:val="46"/>
                  </w:numPr>
                  <w:spacing w:before="0" w:beforeAutospacing="0" w:after="0" w:afterAutospacing="0"/>
                  <w:ind w:left="360" w:hanging="360"/>
                  <w:textAlignment w:val="baseline"/>
                </w:pPr>
              </w:pPrChange>
            </w:pPr>
            <w:r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Médullo-surrénale sécrète 2 hormones </w:t>
            </w:r>
            <w:ins w:id="1091" w:author="sam cornet" w:date="2025-03-17T22:53:00Z" w16du:dateUtc="2025-03-17T21:53:00Z">
              <w:r w:rsidR="003E06BE">
                <w:rPr>
                  <w:rFonts w:asciiTheme="minorHAnsi" w:hAnsiTheme="minorHAnsi" w:cstheme="minorHAnsi"/>
                  <w:color w:val="000000"/>
                  <w:sz w:val="18"/>
                  <w:szCs w:val="18"/>
                </w:rPr>
                <w:t>= L</w:t>
              </w:r>
            </w:ins>
            <w:del w:id="1092" w:author="sam cornet" w:date="2025-03-17T22:53:00Z" w16du:dateUtc="2025-03-17T21:53:00Z">
              <w:r w:rsidDel="003E06BE">
                <w:rPr>
                  <w:rFonts w:asciiTheme="minorHAnsi" w:hAnsiTheme="minorHAnsi" w:cstheme="minorHAnsi"/>
                  <w:color w:val="000000"/>
                  <w:sz w:val="18"/>
                  <w:szCs w:val="18"/>
                </w:rPr>
                <w:delText>: l</w:delText>
              </w:r>
            </w:del>
            <w:r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 xml:space="preserve">es </w:t>
            </w:r>
            <w:r w:rsidRPr="00CE3FA2"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  <w:rPrChange w:id="1093" w:author="Lea MINAKIAN" w:date="2025-03-03T18:35:00Z" w16du:dateUtc="2025-03-03T17:35:00Z">
                  <w:rPr>
                    <w:rFonts w:asciiTheme="minorHAnsi" w:hAnsiTheme="minorHAnsi" w:cstheme="minorHAnsi"/>
                    <w:color w:val="000000"/>
                    <w:sz w:val="18"/>
                    <w:szCs w:val="18"/>
                  </w:rPr>
                </w:rPrChange>
              </w:rPr>
              <w:t>catécholamines</w:t>
            </w:r>
            <w:r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 xml:space="preserve"> </w:t>
            </w:r>
          </w:p>
          <w:p w14:paraId="7F2A1A1D" w14:textId="77777777" w:rsidR="001D1211" w:rsidRDefault="001D1211">
            <w:pPr>
              <w:pStyle w:val="NormalWeb"/>
              <w:numPr>
                <w:ilvl w:val="0"/>
                <w:numId w:val="50"/>
              </w:numPr>
              <w:spacing w:before="0" w:beforeAutospacing="0" w:after="0" w:afterAutospacing="0" w:line="276" w:lineRule="auto"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pPrChange w:id="1094" w:author="sam cornet" w:date="2025-03-17T22:54:00Z" w16du:dateUtc="2025-03-17T21:54:00Z">
                <w:pPr>
                  <w:pStyle w:val="NormalWeb"/>
                  <w:numPr>
                    <w:numId w:val="50"/>
                  </w:numPr>
                  <w:spacing w:before="0" w:beforeAutospacing="0" w:after="0" w:afterAutospacing="0"/>
                  <w:ind w:left="611" w:hanging="360"/>
                  <w:textAlignment w:val="baseline"/>
                </w:pPr>
              </w:pPrChange>
            </w:pPr>
            <w:r w:rsidRPr="00CE3FA2"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  <w:rPrChange w:id="1095" w:author="Lea MINAKIAN" w:date="2025-03-03T18:35:00Z" w16du:dateUtc="2025-03-03T17:35:00Z">
                  <w:rPr>
                    <w:rFonts w:asciiTheme="minorHAnsi" w:hAnsiTheme="minorHAnsi" w:cstheme="minorHAnsi"/>
                    <w:color w:val="000000"/>
                    <w:sz w:val="18"/>
                    <w:szCs w:val="18"/>
                  </w:rPr>
                </w:rPrChange>
              </w:rPr>
              <w:t>L’adrénaline</w:t>
            </w:r>
            <w:r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 xml:space="preserve"> ou épinéphrine </w:t>
            </w:r>
          </w:p>
          <w:p w14:paraId="2B80A43D" w14:textId="0D38C57F" w:rsidR="001D1211" w:rsidRDefault="001D1211">
            <w:pPr>
              <w:pStyle w:val="NormalWeb"/>
              <w:numPr>
                <w:ilvl w:val="0"/>
                <w:numId w:val="50"/>
              </w:numPr>
              <w:spacing w:before="0" w:beforeAutospacing="0" w:after="0" w:afterAutospacing="0" w:line="276" w:lineRule="auto"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pPrChange w:id="1096" w:author="sam cornet" w:date="2025-03-17T22:54:00Z" w16du:dateUtc="2025-03-17T21:54:00Z">
                <w:pPr>
                  <w:pStyle w:val="NormalWeb"/>
                  <w:numPr>
                    <w:numId w:val="50"/>
                  </w:numPr>
                  <w:spacing w:before="0" w:beforeAutospacing="0" w:after="0" w:afterAutospacing="0"/>
                  <w:ind w:left="611" w:hanging="360"/>
                  <w:textAlignment w:val="baseline"/>
                </w:pPr>
              </w:pPrChange>
            </w:pPr>
            <w:r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 xml:space="preserve">La </w:t>
            </w:r>
            <w:r w:rsidRPr="00CE3FA2"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  <w:rPrChange w:id="1097" w:author="Lea MINAKIAN" w:date="2025-03-03T18:35:00Z" w16du:dateUtc="2025-03-03T17:35:00Z">
                  <w:rPr>
                    <w:rFonts w:asciiTheme="minorHAnsi" w:hAnsiTheme="minorHAnsi" w:cstheme="minorHAnsi"/>
                    <w:color w:val="000000"/>
                    <w:sz w:val="18"/>
                    <w:szCs w:val="18"/>
                  </w:rPr>
                </w:rPrChange>
              </w:rPr>
              <w:t>noradrénaline</w:t>
            </w:r>
            <w:r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 xml:space="preserve"> norépinephrine </w:t>
            </w:r>
          </w:p>
          <w:p w14:paraId="71DE2FCA" w14:textId="773EE8FB" w:rsidR="001D1211" w:rsidRDefault="001D1211">
            <w:pPr>
              <w:pStyle w:val="NormalWeb"/>
              <w:numPr>
                <w:ilvl w:val="0"/>
                <w:numId w:val="46"/>
              </w:numPr>
              <w:spacing w:before="0" w:beforeAutospacing="0" w:after="0" w:afterAutospacing="0" w:line="276" w:lineRule="auto"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pPrChange w:id="1098" w:author="sam cornet" w:date="2025-03-17T22:54:00Z" w16du:dateUtc="2025-03-17T21:54:00Z">
                <w:pPr>
                  <w:pStyle w:val="NormalWeb"/>
                  <w:numPr>
                    <w:numId w:val="46"/>
                  </w:numPr>
                  <w:spacing w:before="0" w:beforeAutospacing="0" w:after="0" w:afterAutospacing="0"/>
                  <w:ind w:left="360" w:hanging="360"/>
                  <w:textAlignment w:val="baseline"/>
                </w:pPr>
              </w:pPrChange>
            </w:pPr>
            <w:r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Quand la médullosurrénale est stimulée par le système nerveux sympathique, elle sécrète environ 80% d’adrénaline et 20% de noradrénaline</w:t>
            </w:r>
          </w:p>
          <w:p w14:paraId="2570E711" w14:textId="00F8510A" w:rsidR="001D1211" w:rsidRDefault="001D1211">
            <w:pPr>
              <w:pStyle w:val="NormalWeb"/>
              <w:numPr>
                <w:ilvl w:val="0"/>
                <w:numId w:val="46"/>
              </w:numPr>
              <w:spacing w:before="0" w:beforeAutospacing="0" w:after="0" w:afterAutospacing="0" w:line="276" w:lineRule="auto"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pPrChange w:id="1099" w:author="sam cornet" w:date="2025-03-17T22:54:00Z" w16du:dateUtc="2025-03-17T21:54:00Z">
                <w:pPr>
                  <w:pStyle w:val="NormalWeb"/>
                  <w:numPr>
                    <w:numId w:val="46"/>
                  </w:numPr>
                  <w:spacing w:before="0" w:beforeAutospacing="0" w:after="0" w:afterAutospacing="0"/>
                  <w:ind w:left="360" w:hanging="360"/>
                  <w:textAlignment w:val="baseline"/>
                </w:pPr>
              </w:pPrChange>
            </w:pPr>
            <w:r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Les catécholamines ont des effets puissants, proche de ceux du système nerveux sympathique</w:t>
            </w:r>
          </w:p>
          <w:p w14:paraId="4200A9F8" w14:textId="7F9663F4" w:rsidR="001D1211" w:rsidDel="003E06BE" w:rsidRDefault="001D1211" w:rsidP="003E06BE">
            <w:pPr>
              <w:pStyle w:val="NormalWeb"/>
              <w:numPr>
                <w:ilvl w:val="0"/>
                <w:numId w:val="51"/>
              </w:numPr>
              <w:spacing w:before="0" w:beforeAutospacing="0" w:after="0" w:afterAutospacing="0" w:line="276" w:lineRule="auto"/>
              <w:textAlignment w:val="baseline"/>
              <w:rPr>
                <w:del w:id="1100" w:author="sam cornet" w:date="2025-03-17T22:54:00Z" w16du:dateUtc="2025-03-17T21:54:00Z"/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Effets sont plus prolongés car leur élimination du milieu sanguin est relativement lente</w:t>
            </w:r>
          </w:p>
          <w:p w14:paraId="1C3B6470" w14:textId="77777777" w:rsidR="003E06BE" w:rsidRDefault="003E06BE">
            <w:pPr>
              <w:pStyle w:val="NormalWeb"/>
              <w:numPr>
                <w:ilvl w:val="0"/>
                <w:numId w:val="51"/>
              </w:numPr>
              <w:spacing w:before="0" w:beforeAutospacing="0" w:after="0" w:afterAutospacing="0" w:line="276" w:lineRule="auto"/>
              <w:textAlignment w:val="baseline"/>
              <w:rPr>
                <w:ins w:id="1101" w:author="sam cornet" w:date="2025-03-17T22:54:00Z" w16du:dateUtc="2025-03-17T21:54:00Z"/>
                <w:rFonts w:asciiTheme="minorHAnsi" w:hAnsiTheme="minorHAnsi" w:cstheme="minorHAnsi"/>
                <w:color w:val="000000"/>
                <w:sz w:val="18"/>
                <w:szCs w:val="18"/>
              </w:rPr>
              <w:pPrChange w:id="1102" w:author="sam cornet" w:date="2025-03-17T22:54:00Z" w16du:dateUtc="2025-03-17T21:54:00Z">
                <w:pPr>
                  <w:pStyle w:val="NormalWeb"/>
                  <w:numPr>
                    <w:numId w:val="51"/>
                  </w:numPr>
                  <w:spacing w:before="0" w:beforeAutospacing="0" w:after="0" w:afterAutospacing="0"/>
                  <w:ind w:left="611" w:hanging="360"/>
                  <w:textAlignment w:val="baseline"/>
                </w:pPr>
              </w:pPrChange>
            </w:pPr>
          </w:p>
          <w:p w14:paraId="385DD26B" w14:textId="4FAC03AE" w:rsidR="001D1211" w:rsidRPr="003E06BE" w:rsidRDefault="001D1211">
            <w:pPr>
              <w:pStyle w:val="NormalWeb"/>
              <w:numPr>
                <w:ilvl w:val="0"/>
                <w:numId w:val="51"/>
              </w:numPr>
              <w:spacing w:before="0" w:beforeAutospacing="0" w:after="0" w:afterAutospacing="0" w:line="276" w:lineRule="auto"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pPrChange w:id="1103" w:author="sam cornet" w:date="2025-03-17T22:54:00Z" w16du:dateUtc="2025-03-17T21:54:00Z">
                <w:pPr>
                  <w:pStyle w:val="NormalWeb"/>
                  <w:numPr>
                    <w:numId w:val="52"/>
                  </w:numPr>
                  <w:spacing w:before="0" w:beforeAutospacing="0" w:after="0" w:afterAutospacing="0"/>
                  <w:ind w:left="720" w:hanging="360"/>
                  <w:textAlignment w:val="baseline"/>
                </w:pPr>
              </w:pPrChange>
            </w:pPr>
            <w:r w:rsidRPr="003E06BE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 xml:space="preserve">Ces 2 hormones préparent l’individu à toute action immédiate </w:t>
            </w:r>
          </w:p>
          <w:p w14:paraId="0C12F0F4" w14:textId="51156BA3" w:rsidR="001D1211" w:rsidDel="003E06BE" w:rsidRDefault="001D1211" w:rsidP="003E06BE">
            <w:pPr>
              <w:pStyle w:val="NormalWeb"/>
              <w:numPr>
                <w:ilvl w:val="0"/>
                <w:numId w:val="86"/>
              </w:numPr>
              <w:spacing w:before="0" w:beforeAutospacing="0" w:after="0" w:afterAutospacing="0" w:line="276" w:lineRule="auto"/>
              <w:textAlignment w:val="baseline"/>
              <w:rPr>
                <w:del w:id="1104" w:author="sam cornet" w:date="2025-03-17T22:54:00Z" w16du:dateUtc="2025-03-17T21:54:00Z"/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Aident à faire face à toute situation d’urgence ou de stress</w:t>
            </w:r>
          </w:p>
          <w:p w14:paraId="6F927ED2" w14:textId="77777777" w:rsidR="003E06BE" w:rsidRDefault="003E06BE">
            <w:pPr>
              <w:pStyle w:val="NormalWeb"/>
              <w:numPr>
                <w:ilvl w:val="0"/>
                <w:numId w:val="86"/>
              </w:numPr>
              <w:spacing w:before="0" w:beforeAutospacing="0" w:after="0" w:afterAutospacing="0" w:line="276" w:lineRule="auto"/>
              <w:textAlignment w:val="baseline"/>
              <w:rPr>
                <w:ins w:id="1105" w:author="sam cornet" w:date="2025-03-17T22:54:00Z" w16du:dateUtc="2025-03-17T21:54:00Z"/>
                <w:rFonts w:asciiTheme="minorHAnsi" w:hAnsiTheme="minorHAnsi" w:cstheme="minorHAnsi"/>
                <w:color w:val="000000"/>
                <w:sz w:val="18"/>
                <w:szCs w:val="18"/>
              </w:rPr>
              <w:pPrChange w:id="1106" w:author="sam cornet" w:date="2025-03-17T22:54:00Z" w16du:dateUtc="2025-03-17T21:54:00Z">
                <w:pPr>
                  <w:pStyle w:val="NormalWeb"/>
                  <w:numPr>
                    <w:numId w:val="51"/>
                  </w:numPr>
                  <w:spacing w:before="0" w:beforeAutospacing="0" w:after="0" w:afterAutospacing="0"/>
                  <w:ind w:left="611" w:hanging="360"/>
                  <w:textAlignment w:val="baseline"/>
                </w:pPr>
              </w:pPrChange>
            </w:pPr>
          </w:p>
          <w:p w14:paraId="3BB55D69" w14:textId="19884F58" w:rsidR="00DE579E" w:rsidRPr="003E06BE" w:rsidRDefault="0015718D">
            <w:pPr>
              <w:pStyle w:val="NormalWeb"/>
              <w:numPr>
                <w:ilvl w:val="0"/>
                <w:numId w:val="86"/>
              </w:numPr>
              <w:spacing w:before="0" w:beforeAutospacing="0" w:after="0" w:afterAutospacing="0" w:line="276" w:lineRule="auto"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pPrChange w:id="1107" w:author="sam cornet" w:date="2025-03-17T22:54:00Z" w16du:dateUtc="2025-03-17T21:54:00Z">
                <w:pPr>
                  <w:pStyle w:val="NormalWeb"/>
                  <w:numPr>
                    <w:numId w:val="51"/>
                  </w:numPr>
                  <w:spacing w:before="0" w:beforeAutospacing="0" w:after="0" w:afterAutospacing="0"/>
                  <w:ind w:left="611" w:hanging="360"/>
                  <w:textAlignment w:val="baseline"/>
                </w:pPr>
              </w:pPrChange>
            </w:pPr>
            <w:r w:rsidRPr="003E06BE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A</w:t>
            </w:r>
            <w:r w:rsidR="00DE579E" w:rsidRPr="003E06BE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 xml:space="preserve">gissent souvent ensemble </w:t>
            </w:r>
          </w:p>
          <w:p w14:paraId="3CA4CE2C" w14:textId="733EF233" w:rsidR="001D1211" w:rsidRDefault="001D1211">
            <w:pPr>
              <w:pStyle w:val="NormalWeb"/>
              <w:numPr>
                <w:ilvl w:val="0"/>
                <w:numId w:val="46"/>
              </w:numPr>
              <w:spacing w:before="0" w:beforeAutospacing="0" w:after="0" w:afterAutospacing="0" w:line="276" w:lineRule="auto"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pPrChange w:id="1108" w:author="sam cornet" w:date="2025-03-17T22:54:00Z" w16du:dateUtc="2025-03-17T21:54:00Z">
                <w:pPr>
                  <w:pStyle w:val="NormalWeb"/>
                  <w:numPr>
                    <w:numId w:val="46"/>
                  </w:numPr>
                  <w:spacing w:before="0" w:beforeAutospacing="0" w:after="0" w:afterAutospacing="0"/>
                  <w:ind w:left="360" w:hanging="360"/>
                  <w:textAlignment w:val="baseline"/>
                </w:pPr>
              </w:pPrChange>
            </w:pPr>
            <w:r w:rsidRPr="001D1211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Leurs effets </w:t>
            </w:r>
            <w:r w:rsidR="00DE579E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 xml:space="preserve">combinés se traduisent par </w:t>
            </w:r>
            <w:r w:rsidRPr="001D1211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 xml:space="preserve">: </w:t>
            </w:r>
          </w:p>
          <w:p w14:paraId="4C8B4DB0" w14:textId="77777777" w:rsidR="001D1211" w:rsidRPr="001D1211" w:rsidRDefault="001D1211">
            <w:pPr>
              <w:pStyle w:val="NormalWeb"/>
              <w:numPr>
                <w:ilvl w:val="0"/>
                <w:numId w:val="49"/>
              </w:numPr>
              <w:spacing w:before="0" w:beforeAutospacing="0" w:after="0" w:afterAutospacing="0" w:line="276" w:lineRule="auto"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pPrChange w:id="1109" w:author="sam cornet" w:date="2025-03-17T22:54:00Z" w16du:dateUtc="2025-03-17T21:54:00Z">
                <w:pPr>
                  <w:pStyle w:val="NormalWeb"/>
                  <w:numPr>
                    <w:numId w:val="49"/>
                  </w:numPr>
                  <w:spacing w:before="0" w:beforeAutospacing="0" w:after="0" w:afterAutospacing="0"/>
                  <w:ind w:left="611" w:hanging="360"/>
                  <w:textAlignment w:val="baseline"/>
                </w:pPr>
              </w:pPrChange>
            </w:pPr>
            <w:r w:rsidRPr="001D1211">
              <w:rPr>
                <w:rFonts w:asciiTheme="minorHAnsi" w:hAnsiTheme="minorHAnsi" w:cstheme="minorHAnsi"/>
                <w:sz w:val="18"/>
                <w:szCs w:val="18"/>
              </w:rPr>
              <w:t>L’augmentation du niveau de la force de contraction du cœur</w:t>
            </w:r>
          </w:p>
          <w:p w14:paraId="065BACDE" w14:textId="77777777" w:rsidR="001D1211" w:rsidRPr="001D1211" w:rsidRDefault="001D1211">
            <w:pPr>
              <w:pStyle w:val="NormalWeb"/>
              <w:numPr>
                <w:ilvl w:val="0"/>
                <w:numId w:val="49"/>
              </w:numPr>
              <w:spacing w:before="0" w:beforeAutospacing="0" w:after="0" w:afterAutospacing="0" w:line="276" w:lineRule="auto"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pPrChange w:id="1110" w:author="sam cornet" w:date="2025-03-17T22:54:00Z" w16du:dateUtc="2025-03-17T21:54:00Z">
                <w:pPr>
                  <w:pStyle w:val="NormalWeb"/>
                  <w:numPr>
                    <w:numId w:val="49"/>
                  </w:numPr>
                  <w:spacing w:before="0" w:beforeAutospacing="0" w:after="0" w:afterAutospacing="0"/>
                  <w:ind w:left="611" w:hanging="360"/>
                  <w:textAlignment w:val="baseline"/>
                </w:pPr>
              </w:pPrChange>
            </w:pPr>
            <w:r w:rsidRPr="001D1211">
              <w:rPr>
                <w:rFonts w:asciiTheme="minorHAnsi" w:hAnsiTheme="minorHAnsi" w:cstheme="minorHAnsi"/>
                <w:sz w:val="18"/>
                <w:szCs w:val="18"/>
              </w:rPr>
              <w:t>L’augmentation du niveau métabolique</w:t>
            </w:r>
          </w:p>
          <w:p w14:paraId="3D84E83C" w14:textId="77777777" w:rsidR="001D1211" w:rsidRPr="001D1211" w:rsidRDefault="001D1211">
            <w:pPr>
              <w:pStyle w:val="NormalWeb"/>
              <w:numPr>
                <w:ilvl w:val="0"/>
                <w:numId w:val="49"/>
              </w:numPr>
              <w:spacing w:before="0" w:beforeAutospacing="0" w:after="0" w:afterAutospacing="0" w:line="276" w:lineRule="auto"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pPrChange w:id="1111" w:author="sam cornet" w:date="2025-03-17T22:54:00Z" w16du:dateUtc="2025-03-17T21:54:00Z">
                <w:pPr>
                  <w:pStyle w:val="NormalWeb"/>
                  <w:numPr>
                    <w:numId w:val="49"/>
                  </w:numPr>
                  <w:spacing w:before="0" w:beforeAutospacing="0" w:after="0" w:afterAutospacing="0"/>
                  <w:ind w:left="611" w:hanging="360"/>
                  <w:textAlignment w:val="baseline"/>
                </w:pPr>
              </w:pPrChange>
            </w:pPr>
            <w:r w:rsidRPr="001D1211">
              <w:rPr>
                <w:rFonts w:asciiTheme="minorHAnsi" w:hAnsiTheme="minorHAnsi" w:cstheme="minorHAnsi"/>
                <w:sz w:val="18"/>
                <w:szCs w:val="18"/>
              </w:rPr>
              <w:t>L’augmentation de la glycogénolyse au niveau hépatique et musculaire</w:t>
            </w:r>
          </w:p>
          <w:p w14:paraId="0BAF04AF" w14:textId="77777777" w:rsidR="001D1211" w:rsidRPr="001D1211" w:rsidRDefault="001D1211">
            <w:pPr>
              <w:pStyle w:val="NormalWeb"/>
              <w:numPr>
                <w:ilvl w:val="0"/>
                <w:numId w:val="49"/>
              </w:numPr>
              <w:spacing w:before="0" w:beforeAutospacing="0" w:after="0" w:afterAutospacing="0" w:line="276" w:lineRule="auto"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pPrChange w:id="1112" w:author="sam cornet" w:date="2025-03-17T22:54:00Z" w16du:dateUtc="2025-03-17T21:54:00Z">
                <w:pPr>
                  <w:pStyle w:val="NormalWeb"/>
                  <w:numPr>
                    <w:numId w:val="49"/>
                  </w:numPr>
                  <w:spacing w:before="0" w:beforeAutospacing="0" w:after="0" w:afterAutospacing="0"/>
                  <w:ind w:left="611" w:hanging="360"/>
                  <w:textAlignment w:val="baseline"/>
                </w:pPr>
              </w:pPrChange>
            </w:pPr>
            <w:r w:rsidRPr="001D1211">
              <w:rPr>
                <w:rFonts w:asciiTheme="minorHAnsi" w:hAnsiTheme="minorHAnsi" w:cstheme="minorHAnsi"/>
                <w:sz w:val="18"/>
                <w:szCs w:val="18"/>
              </w:rPr>
              <w:t>L’augmentation de la libération du glucose et des acides gras libres dans le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 xml:space="preserve"> s</w:t>
            </w:r>
            <w:r w:rsidRPr="001D1211">
              <w:rPr>
                <w:rFonts w:asciiTheme="minorHAnsi" w:hAnsiTheme="minorHAnsi" w:cstheme="minorHAnsi"/>
                <w:sz w:val="18"/>
                <w:szCs w:val="18"/>
              </w:rPr>
              <w:t>ang</w:t>
            </w:r>
          </w:p>
          <w:p w14:paraId="4C1EC3A3" w14:textId="77777777" w:rsidR="001D1211" w:rsidRPr="001D1211" w:rsidRDefault="001D1211">
            <w:pPr>
              <w:pStyle w:val="NormalWeb"/>
              <w:numPr>
                <w:ilvl w:val="0"/>
                <w:numId w:val="49"/>
              </w:numPr>
              <w:spacing w:before="0" w:beforeAutospacing="0" w:after="0" w:afterAutospacing="0" w:line="276" w:lineRule="auto"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pPrChange w:id="1113" w:author="sam cornet" w:date="2025-03-17T22:54:00Z" w16du:dateUtc="2025-03-17T21:54:00Z">
                <w:pPr>
                  <w:pStyle w:val="NormalWeb"/>
                  <w:numPr>
                    <w:numId w:val="49"/>
                  </w:numPr>
                  <w:spacing w:before="0" w:beforeAutospacing="0" w:after="0" w:afterAutospacing="0"/>
                  <w:ind w:left="611" w:hanging="360"/>
                  <w:textAlignment w:val="baseline"/>
                </w:pPr>
              </w:pPrChange>
            </w:pPr>
            <w:r w:rsidRPr="001D1211">
              <w:rPr>
                <w:rFonts w:asciiTheme="minorHAnsi" w:hAnsiTheme="minorHAnsi" w:cstheme="minorHAnsi"/>
                <w:sz w:val="18"/>
                <w:szCs w:val="18"/>
              </w:rPr>
              <w:t>L’augmentation de la pression artérielle</w:t>
            </w:r>
          </w:p>
          <w:p w14:paraId="55992F68" w14:textId="2AFCFB02" w:rsidR="001D1211" w:rsidRPr="001D1211" w:rsidRDefault="001D1211">
            <w:pPr>
              <w:pStyle w:val="NormalWeb"/>
              <w:numPr>
                <w:ilvl w:val="0"/>
                <w:numId w:val="49"/>
              </w:numPr>
              <w:spacing w:before="0" w:beforeAutospacing="0" w:after="0" w:afterAutospacing="0" w:line="276" w:lineRule="auto"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pPrChange w:id="1114" w:author="sam cornet" w:date="2025-03-17T22:54:00Z" w16du:dateUtc="2025-03-17T21:54:00Z">
                <w:pPr>
                  <w:pStyle w:val="NormalWeb"/>
                  <w:numPr>
                    <w:numId w:val="49"/>
                  </w:numPr>
                  <w:spacing w:before="0" w:beforeAutospacing="0" w:after="0" w:afterAutospacing="0"/>
                  <w:ind w:left="611" w:hanging="360"/>
                  <w:textAlignment w:val="baseline"/>
                </w:pPr>
              </w:pPrChange>
            </w:pPr>
            <w:r w:rsidRPr="001D1211">
              <w:rPr>
                <w:rFonts w:asciiTheme="minorHAnsi" w:hAnsiTheme="minorHAnsi" w:cstheme="minorHAnsi"/>
                <w:sz w:val="18"/>
                <w:szCs w:val="18"/>
              </w:rPr>
              <w:t>La stimulation de la respiration</w:t>
            </w:r>
            <w:del w:id="1115" w:author="sam cornet" w:date="2025-03-17T22:54:00Z" w16du:dateUtc="2025-03-17T21:54:00Z">
              <w:r w:rsidRPr="001D1211" w:rsidDel="003E06BE">
                <w:rPr>
                  <w:rFonts w:asciiTheme="minorHAnsi" w:hAnsiTheme="minorHAnsi" w:cstheme="minorHAnsi"/>
                  <w:sz w:val="18"/>
                  <w:szCs w:val="18"/>
                </w:rPr>
                <w:delText>.</w:delText>
              </w:r>
            </w:del>
          </w:p>
        </w:tc>
      </w:tr>
      <w:tr w:rsidR="00F153ED" w:rsidRPr="002C1C62" w14:paraId="03217561" w14:textId="77777777" w:rsidTr="00997444">
        <w:tblPrEx>
          <w:tblW w:w="9654" w:type="dxa"/>
          <w:jc w:val="center"/>
          <w:tblPrExChange w:id="1116" w:author="sam cornet" w:date="2025-03-18T07:19:00Z" w16du:dateUtc="2025-03-18T06:19:00Z">
            <w:tblPrEx>
              <w:tblW w:w="9654" w:type="dxa"/>
              <w:jc w:val="center"/>
            </w:tblPrEx>
          </w:tblPrExChange>
        </w:tblPrEx>
        <w:trPr>
          <w:trHeight w:val="1538"/>
          <w:tblHeader/>
          <w:jc w:val="center"/>
          <w:trPrChange w:id="1117" w:author="sam cornet" w:date="2025-03-18T07:19:00Z" w16du:dateUtc="2025-03-18T06:19:00Z">
            <w:trPr>
              <w:gridAfter w:val="0"/>
              <w:trHeight w:val="1134"/>
              <w:tblHeader/>
              <w:jc w:val="center"/>
            </w:trPr>
          </w:trPrChange>
        </w:trPr>
        <w:tc>
          <w:tcPr>
            <w:tcW w:w="1701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  <w:tcPrChange w:id="1118" w:author="sam cornet" w:date="2025-03-18T07:19:00Z" w16du:dateUtc="2025-03-18T06:19:00Z">
              <w:tcPr>
                <w:tcW w:w="1701" w:type="dxa"/>
                <w:gridSpan w:val="2"/>
                <w:tcBorders>
                  <w:left w:val="single" w:sz="4" w:space="0" w:color="000000"/>
                  <w:bottom w:val="single" w:sz="4" w:space="0" w:color="auto"/>
                  <w:right w:val="single" w:sz="4" w:space="0" w:color="auto"/>
                </w:tcBorders>
                <w:shd w:val="clear" w:color="auto" w:fill="A6A6A6"/>
                <w:vAlign w:val="center"/>
              </w:tcPr>
            </w:tcPrChange>
          </w:tcPr>
          <w:p w14:paraId="3704C7C7" w14:textId="4CBE3416" w:rsidR="00F153ED" w:rsidRPr="002C1C62" w:rsidRDefault="00F153ED" w:rsidP="004B69ED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Effets de l’exercice musculaire sur les catécholamines</w:t>
            </w:r>
          </w:p>
        </w:tc>
        <w:tc>
          <w:tcPr>
            <w:tcW w:w="7953" w:type="dxa"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  <w:tcPrChange w:id="1119" w:author="sam cornet" w:date="2025-03-18T07:19:00Z" w16du:dateUtc="2025-03-18T06:19:00Z">
              <w:tcPr>
                <w:tcW w:w="7953" w:type="dxa"/>
                <w:gridSpan w:val="2"/>
                <w:tcBorders>
                  <w:left w:val="single" w:sz="4" w:space="0" w:color="auto"/>
                  <w:bottom w:val="single" w:sz="4" w:space="0" w:color="auto"/>
                  <w:right w:val="single" w:sz="4" w:space="0" w:color="000000"/>
                </w:tcBorders>
                <w:vAlign w:val="center"/>
              </w:tcPr>
            </w:tcPrChange>
          </w:tcPr>
          <w:p w14:paraId="00803CD9" w14:textId="05B9D205" w:rsidR="00F153ED" w:rsidDel="007C27E7" w:rsidRDefault="001D1211">
            <w:pPr>
              <w:pStyle w:val="NormalWeb"/>
              <w:numPr>
                <w:ilvl w:val="0"/>
                <w:numId w:val="46"/>
              </w:numPr>
              <w:spacing w:before="0" w:beforeAutospacing="0" w:after="0" w:afterAutospacing="0" w:line="276" w:lineRule="auto"/>
              <w:textAlignment w:val="baseline"/>
              <w:rPr>
                <w:del w:id="1120" w:author="sam cornet" w:date="2025-03-18T07:14:00Z" w16du:dateUtc="2025-03-18T06:14:00Z"/>
                <w:rFonts w:asciiTheme="minorHAnsi" w:hAnsiTheme="minorHAnsi" w:cstheme="minorHAnsi"/>
                <w:color w:val="000000"/>
                <w:sz w:val="18"/>
                <w:szCs w:val="18"/>
              </w:rPr>
              <w:pPrChange w:id="1121" w:author="sam cornet" w:date="2025-03-17T22:54:00Z" w16du:dateUtc="2025-03-17T21:54:00Z">
                <w:pPr>
                  <w:pStyle w:val="NormalWeb"/>
                  <w:numPr>
                    <w:numId w:val="46"/>
                  </w:numPr>
                  <w:spacing w:before="0" w:beforeAutospacing="0" w:after="0" w:afterAutospacing="0"/>
                  <w:ind w:left="360" w:hanging="360"/>
                  <w:textAlignment w:val="baseline"/>
                </w:pPr>
              </w:pPrChange>
            </w:pPr>
            <w:r w:rsidRPr="007C27E7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Adrénaline commence à augmenter à partir d’une intensité correspondante à 75% du VO</w:t>
            </w:r>
            <w:r w:rsidRPr="007C27E7">
              <w:rPr>
                <w:rFonts w:asciiTheme="minorHAnsi" w:hAnsiTheme="minorHAnsi" w:cstheme="minorHAnsi"/>
                <w:szCs w:val="18"/>
                <w:vertAlign w:val="subscript"/>
                <w:rPrChange w:id="1122" w:author="sam cornet" w:date="2025-03-18T07:14:00Z" w16du:dateUtc="2025-03-18T06:14:00Z">
                  <w:rPr>
                    <w:rFonts w:asciiTheme="minorHAnsi" w:hAnsiTheme="minorHAnsi" w:cstheme="minorHAnsi"/>
                    <w:szCs w:val="18"/>
                  </w:rPr>
                </w:rPrChange>
              </w:rPr>
              <w:t>2</w:t>
            </w:r>
            <w:r w:rsidRPr="007C27E7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 xml:space="preserve">max </w:t>
            </w:r>
            <w:del w:id="1123" w:author="sam cornet" w:date="2025-03-18T07:14:00Z" w16du:dateUtc="2025-03-18T06:14:00Z">
              <w:r w:rsidDel="007C27E7">
                <w:rPr>
                  <w:rFonts w:asciiTheme="minorHAnsi" w:hAnsiTheme="minorHAnsi" w:cstheme="minorHAnsi"/>
                  <w:color w:val="000000"/>
                  <w:sz w:val="18"/>
                  <w:szCs w:val="18"/>
                </w:rPr>
                <w:delText>(</w:delText>
              </w:r>
            </w:del>
            <w:del w:id="1124" w:author="sam cornet" w:date="2025-03-17T22:55:00Z" w16du:dateUtc="2025-03-17T21:55:00Z">
              <w:r w:rsidDel="003E06BE">
                <w:rPr>
                  <w:rFonts w:asciiTheme="minorHAnsi" w:hAnsiTheme="minorHAnsi" w:cstheme="minorHAnsi"/>
                  <w:color w:val="000000"/>
                  <w:sz w:val="18"/>
                  <w:szCs w:val="18"/>
                </w:rPr>
                <w:delText>Galbo, 1983)</w:delText>
              </w:r>
            </w:del>
          </w:p>
          <w:p w14:paraId="4B8C7174" w14:textId="77777777" w:rsidR="007C27E7" w:rsidRDefault="007C27E7" w:rsidP="00CB6F6E">
            <w:pPr>
              <w:pStyle w:val="NormalWeb"/>
              <w:numPr>
                <w:ilvl w:val="0"/>
                <w:numId w:val="46"/>
              </w:numPr>
              <w:spacing w:before="0" w:beforeAutospacing="0" w:after="0" w:afterAutospacing="0" w:line="276" w:lineRule="auto"/>
              <w:textAlignment w:val="baseline"/>
              <w:rPr>
                <w:ins w:id="1125" w:author="sam cornet" w:date="2025-03-18T07:14:00Z" w16du:dateUtc="2025-03-18T06:14:00Z"/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  <w:p w14:paraId="397AC1F2" w14:textId="44BAC10A" w:rsidR="001D1211" w:rsidRPr="007C27E7" w:rsidRDefault="001D1211">
            <w:pPr>
              <w:pStyle w:val="NormalWeb"/>
              <w:numPr>
                <w:ilvl w:val="0"/>
                <w:numId w:val="46"/>
              </w:numPr>
              <w:spacing w:before="0" w:beforeAutospacing="0" w:after="0" w:afterAutospacing="0" w:line="276" w:lineRule="auto"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pPrChange w:id="1126" w:author="sam cornet" w:date="2025-03-17T22:54:00Z" w16du:dateUtc="2025-03-17T21:54:00Z">
                <w:pPr>
                  <w:pStyle w:val="NormalWeb"/>
                  <w:numPr>
                    <w:numId w:val="46"/>
                  </w:numPr>
                  <w:spacing w:before="0" w:beforeAutospacing="0" w:after="0" w:afterAutospacing="0"/>
                  <w:ind w:left="360" w:hanging="360"/>
                  <w:textAlignment w:val="baseline"/>
                </w:pPr>
              </w:pPrChange>
            </w:pPr>
            <w:r w:rsidRPr="007C27E7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Noradrénaline plasmatique augmente en fonction de la puissance relative de l’exercice</w:t>
            </w:r>
          </w:p>
          <w:p w14:paraId="7196708F" w14:textId="77777777" w:rsidR="003E06BE" w:rsidRDefault="001D1211" w:rsidP="003E06BE">
            <w:pPr>
              <w:pStyle w:val="NormalWeb"/>
              <w:numPr>
                <w:ilvl w:val="0"/>
                <w:numId w:val="47"/>
              </w:numPr>
              <w:spacing w:before="0" w:beforeAutospacing="0" w:after="0" w:afterAutospacing="0" w:line="276" w:lineRule="auto"/>
              <w:textAlignment w:val="baseline"/>
              <w:rPr>
                <w:ins w:id="1127" w:author="sam cornet" w:date="2025-03-17T22:55:00Z" w16du:dateUtc="2025-03-17T21:55:00Z"/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D’abord modérément jusqu’à une puissance correspondante à 50% du VO</w:t>
            </w:r>
            <w:r w:rsidRPr="003E06BE">
              <w:rPr>
                <w:rFonts w:asciiTheme="minorHAnsi" w:hAnsiTheme="minorHAnsi" w:cstheme="minorHAnsi"/>
                <w:color w:val="000000"/>
                <w:sz w:val="18"/>
                <w:szCs w:val="18"/>
                <w:vertAlign w:val="subscript"/>
                <w:rPrChange w:id="1128" w:author="sam cornet" w:date="2025-03-17T22:55:00Z" w16du:dateUtc="2025-03-17T21:55:00Z">
                  <w:rPr>
                    <w:rFonts w:asciiTheme="minorHAnsi" w:hAnsiTheme="minorHAnsi" w:cstheme="minorHAnsi"/>
                    <w:color w:val="000000"/>
                    <w:sz w:val="18"/>
                    <w:szCs w:val="18"/>
                  </w:rPr>
                </w:rPrChange>
              </w:rPr>
              <w:t>2</w:t>
            </w:r>
            <w:r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 xml:space="preserve">max </w:t>
            </w:r>
          </w:p>
          <w:p w14:paraId="4D710033" w14:textId="3F5B9E17" w:rsidR="001D1211" w:rsidRPr="002C1C62" w:rsidRDefault="003E06BE">
            <w:pPr>
              <w:pStyle w:val="NormalWeb"/>
              <w:numPr>
                <w:ilvl w:val="0"/>
                <w:numId w:val="89"/>
              </w:numPr>
              <w:spacing w:before="0" w:beforeAutospacing="0" w:after="0" w:afterAutospacing="0" w:line="276" w:lineRule="auto"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pPrChange w:id="1129" w:author="sam cornet" w:date="2025-03-17T22:55:00Z" w16du:dateUtc="2025-03-17T21:55:00Z">
                <w:pPr>
                  <w:pStyle w:val="NormalWeb"/>
                  <w:numPr>
                    <w:numId w:val="47"/>
                  </w:numPr>
                  <w:spacing w:before="0" w:beforeAutospacing="0" w:after="0" w:afterAutospacing="0"/>
                  <w:ind w:left="611" w:hanging="360"/>
                  <w:textAlignment w:val="baseline"/>
                </w:pPr>
              </w:pPrChange>
            </w:pPr>
            <w:ins w:id="1130" w:author="sam cornet" w:date="2025-03-17T22:55:00Z" w16du:dateUtc="2025-03-17T21:55:00Z">
              <w:r>
                <w:rPr>
                  <w:rFonts w:asciiTheme="minorHAnsi" w:hAnsiTheme="minorHAnsi" w:cstheme="minorHAnsi"/>
                  <w:color w:val="000000"/>
                  <w:sz w:val="18"/>
                  <w:szCs w:val="18"/>
                </w:rPr>
                <w:t>P</w:t>
              </w:r>
            </w:ins>
            <w:del w:id="1131" w:author="sam cornet" w:date="2025-03-17T22:55:00Z" w16du:dateUtc="2025-03-17T21:55:00Z">
              <w:r w:rsidR="001D1211" w:rsidDel="003E06BE">
                <w:rPr>
                  <w:rFonts w:asciiTheme="minorHAnsi" w:hAnsiTheme="minorHAnsi" w:cstheme="minorHAnsi"/>
                  <w:color w:val="000000"/>
                  <w:sz w:val="18"/>
                  <w:szCs w:val="18"/>
                </w:rPr>
                <w:delText>p</w:delText>
              </w:r>
            </w:del>
            <w:r w:rsidR="001D1211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 xml:space="preserve">uis plus rapidement </w:t>
            </w:r>
            <w:del w:id="1132" w:author="sam cornet" w:date="2025-03-17T22:55:00Z" w16du:dateUtc="2025-03-17T21:55:00Z">
              <w:r w:rsidR="001D1211" w:rsidDel="003E06BE">
                <w:rPr>
                  <w:rFonts w:asciiTheme="minorHAnsi" w:hAnsiTheme="minorHAnsi" w:cstheme="minorHAnsi"/>
                  <w:color w:val="000000"/>
                  <w:sz w:val="18"/>
                  <w:szCs w:val="18"/>
                </w:rPr>
                <w:delText>(Galbo, 1983)</w:delText>
              </w:r>
            </w:del>
          </w:p>
        </w:tc>
      </w:tr>
      <w:tr w:rsidR="00F153ED" w:rsidRPr="001D1211" w14:paraId="1442A21C" w14:textId="77777777" w:rsidTr="003E06BE">
        <w:tblPrEx>
          <w:tblW w:w="9654" w:type="dxa"/>
          <w:jc w:val="center"/>
          <w:tblPrExChange w:id="1133" w:author="sam cornet" w:date="2025-03-17T22:54:00Z" w16du:dateUtc="2025-03-17T21:54:00Z">
            <w:tblPrEx>
              <w:tblW w:w="9654" w:type="dxa"/>
              <w:jc w:val="center"/>
            </w:tblPrEx>
          </w:tblPrExChange>
        </w:tblPrEx>
        <w:trPr>
          <w:trHeight w:val="1971"/>
          <w:tblHeader/>
          <w:jc w:val="center"/>
          <w:trPrChange w:id="1134" w:author="sam cornet" w:date="2025-03-17T22:54:00Z" w16du:dateUtc="2025-03-17T21:54:00Z">
            <w:trPr>
              <w:gridAfter w:val="0"/>
              <w:trHeight w:val="1134"/>
              <w:tblHeader/>
              <w:jc w:val="center"/>
            </w:trPr>
          </w:trPrChange>
        </w:trPr>
        <w:tc>
          <w:tcPr>
            <w:tcW w:w="1701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  <w:tcPrChange w:id="1135" w:author="sam cornet" w:date="2025-03-17T22:54:00Z" w16du:dateUtc="2025-03-17T21:54:00Z">
              <w:tcPr>
                <w:tcW w:w="1701" w:type="dxa"/>
                <w:gridSpan w:val="2"/>
                <w:tcBorders>
                  <w:left w:val="single" w:sz="4" w:space="0" w:color="000000"/>
                  <w:bottom w:val="single" w:sz="4" w:space="0" w:color="auto"/>
                  <w:right w:val="single" w:sz="4" w:space="0" w:color="auto"/>
                </w:tcBorders>
                <w:shd w:val="clear" w:color="auto" w:fill="A6A6A6"/>
                <w:vAlign w:val="center"/>
              </w:tcPr>
            </w:tcPrChange>
          </w:tcPr>
          <w:p w14:paraId="35A0BD57" w14:textId="7747E88A" w:rsidR="00F153ED" w:rsidRPr="002C1C62" w:rsidRDefault="00F153ED" w:rsidP="004B69ED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Effets de l’entraînement physique sur les catécholamines</w:t>
            </w:r>
          </w:p>
        </w:tc>
        <w:tc>
          <w:tcPr>
            <w:tcW w:w="7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  <w:tcPrChange w:id="1136" w:author="sam cornet" w:date="2025-03-17T22:54:00Z" w16du:dateUtc="2025-03-17T21:54:00Z">
              <w:tcPr>
                <w:tcW w:w="7953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000000"/>
                </w:tcBorders>
                <w:vAlign w:val="center"/>
              </w:tcPr>
            </w:tcPrChange>
          </w:tcPr>
          <w:p w14:paraId="2EEB19EE" w14:textId="60CBAAAB" w:rsidR="00F153ED" w:rsidRDefault="001D1211">
            <w:pPr>
              <w:pStyle w:val="Corps"/>
              <w:numPr>
                <w:ilvl w:val="0"/>
                <w:numId w:val="48"/>
              </w:numPr>
              <w:spacing w:line="276" w:lineRule="auto"/>
              <w:rPr>
                <w:rFonts w:asciiTheme="minorHAnsi" w:hAnsiTheme="minorHAnsi" w:cstheme="minorHAnsi"/>
              </w:rPr>
              <w:pPrChange w:id="1137" w:author="sam cornet" w:date="2025-03-17T22:54:00Z" w16du:dateUtc="2025-03-17T21:54:00Z">
                <w:pPr>
                  <w:pStyle w:val="Corps"/>
                  <w:numPr>
                    <w:numId w:val="48"/>
                  </w:numPr>
                  <w:ind w:left="360" w:hanging="360"/>
                </w:pPr>
              </w:pPrChange>
            </w:pPr>
            <w:proofErr w:type="spellStart"/>
            <w:r>
              <w:rPr>
                <w:rFonts w:asciiTheme="minorHAnsi" w:hAnsiTheme="minorHAnsi" w:cstheme="minorHAnsi"/>
              </w:rPr>
              <w:t>Kjäer</w:t>
            </w:r>
            <w:proofErr w:type="spellEnd"/>
            <w:r>
              <w:rPr>
                <w:rFonts w:asciiTheme="minorHAnsi" w:hAnsiTheme="minorHAnsi" w:cstheme="minorHAnsi"/>
              </w:rPr>
              <w:t xml:space="preserve"> et al. (1985, 1988) ont observé des taux d’adrénaline plasmatique supérieurs chez sujets entrainé en endurance comparés à des sujets sédentaires</w:t>
            </w:r>
          </w:p>
          <w:p w14:paraId="257AF8DA" w14:textId="77777777" w:rsidR="001D1211" w:rsidRDefault="001D1211">
            <w:pPr>
              <w:pStyle w:val="Corps"/>
              <w:numPr>
                <w:ilvl w:val="0"/>
                <w:numId w:val="48"/>
              </w:numPr>
              <w:spacing w:line="276" w:lineRule="auto"/>
              <w:rPr>
                <w:rFonts w:asciiTheme="minorHAnsi" w:hAnsiTheme="minorHAnsi" w:cstheme="minorHAnsi"/>
              </w:rPr>
              <w:pPrChange w:id="1138" w:author="sam cornet" w:date="2025-03-17T22:54:00Z" w16du:dateUtc="2025-03-17T21:54:00Z">
                <w:pPr>
                  <w:pStyle w:val="Corps"/>
                  <w:numPr>
                    <w:numId w:val="48"/>
                  </w:numPr>
                  <w:ind w:left="360" w:hanging="360"/>
                </w:pPr>
              </w:pPrChange>
            </w:pPr>
            <w:r w:rsidRPr="001D1211">
              <w:rPr>
                <w:rFonts w:asciiTheme="minorHAnsi" w:hAnsiTheme="minorHAnsi" w:cstheme="minorHAnsi"/>
              </w:rPr>
              <w:t>A l’arrêt d’une épreuve supra-maximale (Wingate test) les taux d’adrénali</w:t>
            </w:r>
            <w:r>
              <w:rPr>
                <w:rFonts w:asciiTheme="minorHAnsi" w:hAnsiTheme="minorHAnsi" w:cstheme="minorHAnsi"/>
              </w:rPr>
              <w:t>ne sont significativement supérieurs chez les sprinters comparés à des sujets entrainés (</w:t>
            </w:r>
            <w:proofErr w:type="spellStart"/>
            <w:r>
              <w:rPr>
                <w:rFonts w:asciiTheme="minorHAnsi" w:hAnsiTheme="minorHAnsi" w:cstheme="minorHAnsi"/>
              </w:rPr>
              <w:t>Zouhal</w:t>
            </w:r>
            <w:proofErr w:type="spellEnd"/>
            <w:r>
              <w:rPr>
                <w:rFonts w:asciiTheme="minorHAnsi" w:hAnsiTheme="minorHAnsi" w:cstheme="minorHAnsi"/>
              </w:rPr>
              <w:t xml:space="preserve"> et al. 1998)</w:t>
            </w:r>
          </w:p>
          <w:p w14:paraId="1EDFF9AA" w14:textId="77777777" w:rsidR="003E06BE" w:rsidRDefault="001D1211" w:rsidP="003E06BE">
            <w:pPr>
              <w:pStyle w:val="Corps"/>
              <w:numPr>
                <w:ilvl w:val="0"/>
                <w:numId w:val="48"/>
              </w:numPr>
              <w:spacing w:line="276" w:lineRule="auto"/>
              <w:rPr>
                <w:ins w:id="1139" w:author="sam cornet" w:date="2025-03-17T22:56:00Z" w16du:dateUtc="2025-03-17T21:56:00Z"/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Trudeau et al. (1995) montrent que l’activation du système sympathique (</w:t>
            </w:r>
            <w:ins w:id="1140" w:author="sam cornet" w:date="2025-03-17T22:55:00Z" w16du:dateUtc="2025-03-17T21:55:00Z">
              <w:r w:rsidR="003E06BE">
                <w:rPr>
                  <w:rFonts w:asciiTheme="minorHAnsi" w:hAnsiTheme="minorHAnsi" w:cstheme="minorHAnsi"/>
                </w:rPr>
                <w:t>D</w:t>
              </w:r>
            </w:ins>
            <w:del w:id="1141" w:author="sam cornet" w:date="2025-03-17T22:55:00Z" w16du:dateUtc="2025-03-17T21:55:00Z">
              <w:r w:rsidDel="003E06BE">
                <w:rPr>
                  <w:rFonts w:asciiTheme="minorHAnsi" w:hAnsiTheme="minorHAnsi" w:cstheme="minorHAnsi"/>
                </w:rPr>
                <w:delText>d</w:delText>
              </w:r>
            </w:del>
            <w:r>
              <w:rPr>
                <w:rFonts w:asciiTheme="minorHAnsi" w:hAnsiTheme="minorHAnsi" w:cstheme="minorHAnsi"/>
              </w:rPr>
              <w:t xml:space="preserve">osage des concentrations de noradrénaline) état la même pour les 2 groupes : entrainés et sédentaires </w:t>
            </w:r>
          </w:p>
          <w:p w14:paraId="728C87CC" w14:textId="5A8BEB16" w:rsidR="001D1211" w:rsidRPr="001D1211" w:rsidRDefault="003E06BE">
            <w:pPr>
              <w:pStyle w:val="Corps"/>
              <w:numPr>
                <w:ilvl w:val="0"/>
                <w:numId w:val="47"/>
              </w:numPr>
              <w:spacing w:line="276" w:lineRule="auto"/>
              <w:rPr>
                <w:rFonts w:asciiTheme="minorHAnsi" w:hAnsiTheme="minorHAnsi" w:cstheme="minorHAnsi"/>
              </w:rPr>
              <w:pPrChange w:id="1142" w:author="sam cornet" w:date="2025-03-17T22:56:00Z" w16du:dateUtc="2025-03-17T21:56:00Z">
                <w:pPr>
                  <w:pStyle w:val="Corps"/>
                  <w:numPr>
                    <w:numId w:val="48"/>
                  </w:numPr>
                  <w:ind w:left="360" w:hanging="360"/>
                </w:pPr>
              </w:pPrChange>
            </w:pPr>
            <w:ins w:id="1143" w:author="sam cornet" w:date="2025-03-17T22:56:00Z" w16du:dateUtc="2025-03-17T21:56:00Z">
              <w:r>
                <w:rPr>
                  <w:rFonts w:asciiTheme="minorHAnsi" w:hAnsiTheme="minorHAnsi" w:cstheme="minorHAnsi"/>
                </w:rPr>
                <w:t>D</w:t>
              </w:r>
            </w:ins>
            <w:del w:id="1144" w:author="sam cornet" w:date="2025-03-17T22:56:00Z" w16du:dateUtc="2025-03-17T21:56:00Z">
              <w:r w:rsidR="001D1211" w:rsidDel="003E06BE">
                <w:rPr>
                  <w:rFonts w:asciiTheme="minorHAnsi" w:hAnsiTheme="minorHAnsi" w:cstheme="minorHAnsi"/>
                </w:rPr>
                <w:delText>d</w:delText>
              </w:r>
            </w:del>
            <w:r w:rsidR="001D1211">
              <w:rPr>
                <w:rFonts w:asciiTheme="minorHAnsi" w:hAnsiTheme="minorHAnsi" w:cstheme="minorHAnsi"/>
              </w:rPr>
              <w:t>urant et après un effort de 60mjn à 70% du VO</w:t>
            </w:r>
            <w:r w:rsidR="001D1211" w:rsidRPr="003E06BE">
              <w:rPr>
                <w:rFonts w:asciiTheme="minorHAnsi" w:hAnsiTheme="minorHAnsi" w:cstheme="minorHAnsi"/>
                <w:vertAlign w:val="subscript"/>
                <w:rPrChange w:id="1145" w:author="sam cornet" w:date="2025-03-17T22:56:00Z" w16du:dateUtc="2025-03-17T21:56:00Z">
                  <w:rPr>
                    <w:rFonts w:asciiTheme="minorHAnsi" w:hAnsiTheme="minorHAnsi" w:cstheme="minorHAnsi"/>
                  </w:rPr>
                </w:rPrChange>
              </w:rPr>
              <w:t>2</w:t>
            </w:r>
            <w:r w:rsidR="001D1211">
              <w:rPr>
                <w:rFonts w:asciiTheme="minorHAnsi" w:hAnsiTheme="minorHAnsi" w:cstheme="minorHAnsi"/>
              </w:rPr>
              <w:t>max</w:t>
            </w:r>
          </w:p>
        </w:tc>
      </w:tr>
    </w:tbl>
    <w:p w14:paraId="3C9BC157" w14:textId="77777777" w:rsidR="00F153ED" w:rsidRPr="001D1211" w:rsidRDefault="00F153ED" w:rsidP="004D4BB6">
      <w:pPr>
        <w:jc w:val="both"/>
        <w:rPr>
          <w:rFonts w:asciiTheme="minorHAnsi" w:hAnsiTheme="minorHAnsi" w:cstheme="minorHAnsi"/>
          <w:color w:val="55519B"/>
        </w:rPr>
      </w:pPr>
    </w:p>
    <w:p w14:paraId="48383D68" w14:textId="77777777" w:rsidR="00F153ED" w:rsidRDefault="00F153ED" w:rsidP="004D4BB6">
      <w:pPr>
        <w:jc w:val="both"/>
        <w:rPr>
          <w:ins w:id="1146" w:author="Lea MINAKIAN" w:date="2025-03-03T18:30:00Z" w16du:dateUtc="2025-03-03T17:30:00Z"/>
          <w:rFonts w:asciiTheme="minorHAnsi" w:hAnsiTheme="minorHAnsi" w:cstheme="minorHAnsi"/>
          <w:color w:val="55519B"/>
        </w:rPr>
      </w:pPr>
    </w:p>
    <w:p w14:paraId="0A4C8A24" w14:textId="77777777" w:rsidR="00041BEB" w:rsidRDefault="00041BEB" w:rsidP="004D4BB6">
      <w:pPr>
        <w:jc w:val="both"/>
        <w:rPr>
          <w:ins w:id="1147" w:author="Lea MINAKIAN" w:date="2025-03-03T18:30:00Z" w16du:dateUtc="2025-03-03T17:30:00Z"/>
          <w:rFonts w:asciiTheme="minorHAnsi" w:hAnsiTheme="minorHAnsi" w:cstheme="minorHAnsi"/>
          <w:color w:val="55519B"/>
        </w:rPr>
      </w:pPr>
    </w:p>
    <w:p w14:paraId="2DEBCF02" w14:textId="77777777" w:rsidR="00041BEB" w:rsidRPr="001D1211" w:rsidRDefault="00041BEB" w:rsidP="004D4BB6">
      <w:pPr>
        <w:jc w:val="both"/>
        <w:rPr>
          <w:rFonts w:asciiTheme="minorHAnsi" w:hAnsiTheme="minorHAnsi" w:cstheme="minorHAnsi"/>
          <w:color w:val="55519B"/>
        </w:rPr>
      </w:pPr>
    </w:p>
    <w:tbl>
      <w:tblPr>
        <w:tblW w:w="9654" w:type="dxa"/>
        <w:jc w:val="center"/>
        <w:tblLook w:val="04A0" w:firstRow="1" w:lastRow="0" w:firstColumn="1" w:lastColumn="0" w:noHBand="0" w:noVBand="1"/>
      </w:tblPr>
      <w:tblGrid>
        <w:gridCol w:w="1701"/>
        <w:gridCol w:w="7953"/>
        <w:tblGridChange w:id="1148">
          <w:tblGrid>
            <w:gridCol w:w="5"/>
            <w:gridCol w:w="1696"/>
            <w:gridCol w:w="5"/>
            <w:gridCol w:w="7948"/>
            <w:gridCol w:w="5"/>
          </w:tblGrid>
        </w:tblGridChange>
      </w:tblGrid>
      <w:tr w:rsidR="00F153ED" w:rsidRPr="002C1C62" w14:paraId="59BF06E3" w14:textId="77777777" w:rsidTr="004B69ED">
        <w:trPr>
          <w:trHeight w:val="737"/>
          <w:tblHeader/>
          <w:jc w:val="center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221D3F"/>
            <w:vAlign w:val="center"/>
          </w:tcPr>
          <w:p w14:paraId="4AE26415" w14:textId="77777777" w:rsidR="00F153ED" w:rsidRPr="00273FCB" w:rsidRDefault="00F153ED" w:rsidP="004B69ED">
            <w:pPr>
              <w:spacing w:before="120" w:after="120" w:line="240" w:lineRule="auto"/>
              <w:rPr>
                <w:rFonts w:asciiTheme="minorHAnsi" w:hAnsiTheme="minorHAnsi" w:cstheme="minorHAnsi"/>
                <w:b/>
                <w:bCs/>
                <w:i/>
                <w:iCs/>
                <w:color w:val="FFFFFF"/>
                <w:sz w:val="20"/>
                <w:szCs w:val="20"/>
                <w:rPrChange w:id="1149" w:author="sam cornet" w:date="2025-03-17T22:56:00Z" w16du:dateUtc="2025-03-17T21:56:00Z">
                  <w:rPr>
                    <w:rFonts w:asciiTheme="minorHAnsi" w:hAnsiTheme="minorHAnsi" w:cstheme="minorHAnsi"/>
                    <w:i/>
                    <w:iCs/>
                    <w:color w:val="FFFFFF"/>
                    <w:sz w:val="20"/>
                    <w:szCs w:val="20"/>
                  </w:rPr>
                </w:rPrChange>
              </w:rPr>
            </w:pPr>
            <w:r w:rsidRPr="00273FCB">
              <w:rPr>
                <w:rFonts w:asciiTheme="minorHAnsi" w:hAnsiTheme="minorHAnsi" w:cstheme="minorHAnsi"/>
                <w:b/>
                <w:bCs/>
                <w:i/>
                <w:iCs/>
                <w:color w:val="FFFFFF"/>
                <w:sz w:val="20"/>
                <w:szCs w:val="20"/>
                <w:rPrChange w:id="1150" w:author="sam cornet" w:date="2025-03-17T22:56:00Z" w16du:dateUtc="2025-03-17T21:56:00Z">
                  <w:rPr>
                    <w:rFonts w:asciiTheme="minorHAnsi" w:hAnsiTheme="minorHAnsi" w:cstheme="minorHAnsi"/>
                    <w:i/>
                    <w:iCs/>
                    <w:color w:val="FFFFFF"/>
                    <w:sz w:val="20"/>
                    <w:szCs w:val="20"/>
                  </w:rPr>
                </w:rPrChange>
              </w:rPr>
              <w:lastRenderedPageBreak/>
              <w:t>II. Réponses hormonales à l’exercice et à l’entraînement</w:t>
            </w:r>
          </w:p>
        </w:tc>
        <w:tc>
          <w:tcPr>
            <w:tcW w:w="7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4CAADB"/>
            <w:vAlign w:val="center"/>
          </w:tcPr>
          <w:p w14:paraId="6A2648AD" w14:textId="5447DE75" w:rsidR="00F153ED" w:rsidRPr="002C1C62" w:rsidRDefault="00F153ED" w:rsidP="004B69ED">
            <w:pPr>
              <w:spacing w:line="240" w:lineRule="auto"/>
              <w:rPr>
                <w:rFonts w:asciiTheme="minorHAnsi" w:hAnsiTheme="minorHAnsi" w:cstheme="minorHAnsi"/>
                <w:b/>
                <w:bCs/>
                <w:color w:val="F2F2F2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noProof/>
                <w:color w:val="FFFFFF"/>
                <w:sz w:val="24"/>
                <w:szCs w:val="24"/>
              </w:rPr>
              <w:t>Le cortisol</w:t>
            </w:r>
          </w:p>
        </w:tc>
      </w:tr>
      <w:tr w:rsidR="00132FC0" w:rsidRPr="002C1C62" w14:paraId="1FF2A048" w14:textId="77777777" w:rsidTr="00273FCB">
        <w:tblPrEx>
          <w:tblW w:w="9654" w:type="dxa"/>
          <w:jc w:val="center"/>
          <w:tblPrExChange w:id="1151" w:author="sam cornet" w:date="2025-03-17T22:59:00Z" w16du:dateUtc="2025-03-17T21:59:00Z">
            <w:tblPrEx>
              <w:tblW w:w="9654" w:type="dxa"/>
              <w:jc w:val="center"/>
            </w:tblPrEx>
          </w:tblPrExChange>
        </w:tblPrEx>
        <w:trPr>
          <w:trHeight w:val="3456"/>
          <w:tblHeader/>
          <w:jc w:val="center"/>
          <w:trPrChange w:id="1152" w:author="sam cornet" w:date="2025-03-17T22:59:00Z" w16du:dateUtc="2025-03-17T21:59:00Z">
            <w:trPr>
              <w:gridAfter w:val="0"/>
              <w:trHeight w:val="1134"/>
              <w:tblHeader/>
              <w:jc w:val="center"/>
            </w:trPr>
          </w:trPrChange>
        </w:trPr>
        <w:tc>
          <w:tcPr>
            <w:tcW w:w="1701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  <w:tcPrChange w:id="1153" w:author="sam cornet" w:date="2025-03-17T22:59:00Z" w16du:dateUtc="2025-03-17T21:59:00Z">
              <w:tcPr>
                <w:tcW w:w="1701" w:type="dxa"/>
                <w:gridSpan w:val="2"/>
                <w:tcBorders>
                  <w:left w:val="single" w:sz="4" w:space="0" w:color="000000"/>
                  <w:bottom w:val="single" w:sz="4" w:space="0" w:color="auto"/>
                  <w:right w:val="single" w:sz="4" w:space="0" w:color="auto"/>
                </w:tcBorders>
                <w:shd w:val="clear" w:color="auto" w:fill="A6A6A6"/>
                <w:vAlign w:val="center"/>
              </w:tcPr>
            </w:tcPrChange>
          </w:tcPr>
          <w:p w14:paraId="4880C393" w14:textId="3658E2C8" w:rsidR="00132FC0" w:rsidRDefault="00132FC0" w:rsidP="004B69ED">
            <w:pPr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 xml:space="preserve">Généralités </w:t>
            </w:r>
          </w:p>
        </w:tc>
        <w:tc>
          <w:tcPr>
            <w:tcW w:w="7953" w:type="dxa"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  <w:tcPrChange w:id="1154" w:author="sam cornet" w:date="2025-03-17T22:59:00Z" w16du:dateUtc="2025-03-17T21:59:00Z">
              <w:tcPr>
                <w:tcW w:w="7953" w:type="dxa"/>
                <w:gridSpan w:val="2"/>
                <w:tcBorders>
                  <w:left w:val="single" w:sz="4" w:space="0" w:color="auto"/>
                  <w:bottom w:val="single" w:sz="4" w:space="0" w:color="auto"/>
                  <w:right w:val="single" w:sz="4" w:space="0" w:color="000000"/>
                </w:tcBorders>
                <w:vAlign w:val="center"/>
              </w:tcPr>
            </w:tcPrChange>
          </w:tcPr>
          <w:p w14:paraId="0B1FE9ED" w14:textId="77777777" w:rsidR="00132FC0" w:rsidRPr="008C2F52" w:rsidRDefault="00132FC0">
            <w:pPr>
              <w:pStyle w:val="NormalWeb"/>
              <w:numPr>
                <w:ilvl w:val="0"/>
                <w:numId w:val="55"/>
              </w:numPr>
              <w:spacing w:before="0" w:beforeAutospacing="0" w:after="0" w:afterAutospacing="0" w:line="276" w:lineRule="auto"/>
              <w:textAlignment w:val="baseline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  <w:pPrChange w:id="1155" w:author="sam cornet" w:date="2025-03-17T22:59:00Z" w16du:dateUtc="2025-03-17T21:59:00Z">
                <w:pPr>
                  <w:pStyle w:val="NormalWeb"/>
                  <w:numPr>
                    <w:numId w:val="55"/>
                  </w:numPr>
                  <w:spacing w:before="0" w:beforeAutospacing="0" w:after="0" w:afterAutospacing="0"/>
                  <w:ind w:left="360" w:hanging="360"/>
                  <w:textAlignment w:val="baseline"/>
                </w:pPr>
              </w:pPrChange>
            </w:pPr>
            <w:r w:rsidRPr="008C2F52"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  <w:t>Glucocorticoïde</w:t>
            </w:r>
            <w:del w:id="1156" w:author="sam cornet" w:date="2025-03-17T22:56:00Z" w16du:dateUtc="2025-03-17T21:56:00Z">
              <w:r w:rsidRPr="008C2F52" w:rsidDel="00273FCB">
                <w:rPr>
                  <w:rFonts w:asciiTheme="minorHAnsi" w:hAnsiTheme="minorHAnsi" w:cstheme="minorHAnsi"/>
                  <w:b/>
                  <w:bCs/>
                  <w:color w:val="000000"/>
                  <w:sz w:val="18"/>
                  <w:szCs w:val="18"/>
                </w:rPr>
                <w:delText>s</w:delText>
              </w:r>
            </w:del>
            <w:r w:rsidRPr="008C2F52"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  <w:t xml:space="preserve"> essentiel</w:t>
            </w:r>
            <w:del w:id="1157" w:author="sam cornet" w:date="2025-03-17T22:56:00Z" w16du:dateUtc="2025-03-17T21:56:00Z">
              <w:r w:rsidRPr="008C2F52" w:rsidDel="00273FCB">
                <w:rPr>
                  <w:rFonts w:asciiTheme="minorHAnsi" w:hAnsiTheme="minorHAnsi" w:cstheme="minorHAnsi"/>
                  <w:b/>
                  <w:bCs/>
                  <w:color w:val="000000"/>
                  <w:sz w:val="18"/>
                  <w:szCs w:val="18"/>
                </w:rPr>
                <w:delText>s</w:delText>
              </w:r>
            </w:del>
            <w:r w:rsidRPr="008C2F52"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  <w:t xml:space="preserve"> à la vie</w:t>
            </w:r>
          </w:p>
          <w:p w14:paraId="19BD9BC7" w14:textId="34A0FCC0" w:rsidR="00132FC0" w:rsidDel="00273FCB" w:rsidRDefault="00132FC0">
            <w:pPr>
              <w:pStyle w:val="NormalWeb"/>
              <w:numPr>
                <w:ilvl w:val="0"/>
                <w:numId w:val="55"/>
              </w:numPr>
              <w:spacing w:before="0" w:beforeAutospacing="0" w:after="0" w:afterAutospacing="0" w:line="276" w:lineRule="auto"/>
              <w:textAlignment w:val="baseline"/>
              <w:rPr>
                <w:del w:id="1158" w:author="sam cornet" w:date="2025-03-17T22:57:00Z" w16du:dateUtc="2025-03-17T21:57:00Z"/>
                <w:rFonts w:asciiTheme="minorHAnsi" w:hAnsiTheme="minorHAnsi" w:cstheme="minorHAnsi"/>
                <w:color w:val="000000"/>
                <w:sz w:val="18"/>
                <w:szCs w:val="18"/>
              </w:rPr>
              <w:pPrChange w:id="1159" w:author="sam cornet" w:date="2025-03-17T22:59:00Z" w16du:dateUtc="2025-03-17T21:59:00Z">
                <w:pPr>
                  <w:pStyle w:val="NormalWeb"/>
                  <w:numPr>
                    <w:numId w:val="55"/>
                  </w:numPr>
                  <w:spacing w:before="0" w:beforeAutospacing="0" w:after="0" w:afterAutospacing="0"/>
                  <w:ind w:left="360" w:hanging="360"/>
                  <w:textAlignment w:val="baseline"/>
                </w:pPr>
              </w:pPrChange>
            </w:pPr>
            <w:del w:id="1160" w:author="sam cornet" w:date="2025-03-17T22:57:00Z" w16du:dateUtc="2025-03-17T21:57:00Z">
              <w:r w:rsidDel="00273FCB">
                <w:rPr>
                  <w:rFonts w:asciiTheme="minorHAnsi" w:hAnsiTheme="minorHAnsi" w:cstheme="minorHAnsi"/>
                  <w:color w:val="000000"/>
                  <w:sz w:val="18"/>
                  <w:szCs w:val="18"/>
                </w:rPr>
                <w:delText>Permet</w:delText>
              </w:r>
            </w:del>
            <w:del w:id="1161" w:author="sam cornet" w:date="2025-03-17T22:56:00Z" w16du:dateUtc="2025-03-17T21:56:00Z">
              <w:r w:rsidDel="00273FCB">
                <w:rPr>
                  <w:rFonts w:asciiTheme="minorHAnsi" w:hAnsiTheme="minorHAnsi" w:cstheme="minorHAnsi"/>
                  <w:color w:val="000000"/>
                  <w:sz w:val="18"/>
                  <w:szCs w:val="18"/>
                </w:rPr>
                <w:delText>tent</w:delText>
              </w:r>
            </w:del>
            <w:del w:id="1162" w:author="sam cornet" w:date="2025-03-17T22:57:00Z" w16du:dateUtc="2025-03-17T21:57:00Z">
              <w:r w:rsidDel="00273FCB">
                <w:rPr>
                  <w:rFonts w:asciiTheme="minorHAnsi" w:hAnsiTheme="minorHAnsi" w:cstheme="minorHAnsi"/>
                  <w:color w:val="000000"/>
                  <w:sz w:val="18"/>
                  <w:szCs w:val="18"/>
                </w:rPr>
                <w:delText xml:space="preserve"> de nous adapter aux modifications extérieures et de façon générale à tout stress</w:delText>
              </w:r>
            </w:del>
          </w:p>
          <w:p w14:paraId="129CD464" w14:textId="259ACC51" w:rsidR="00132FC0" w:rsidRDefault="00132FC0">
            <w:pPr>
              <w:pStyle w:val="NormalWeb"/>
              <w:numPr>
                <w:ilvl w:val="0"/>
                <w:numId w:val="55"/>
              </w:numPr>
              <w:spacing w:before="0" w:beforeAutospacing="0" w:after="0" w:afterAutospacing="0" w:line="276" w:lineRule="auto"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pPrChange w:id="1163" w:author="sam cornet" w:date="2025-03-17T22:59:00Z" w16du:dateUtc="2025-03-17T21:59:00Z">
                <w:pPr>
                  <w:pStyle w:val="NormalWeb"/>
                  <w:numPr>
                    <w:numId w:val="55"/>
                  </w:numPr>
                  <w:spacing w:before="0" w:beforeAutospacing="0" w:after="0" w:afterAutospacing="0"/>
                  <w:ind w:left="360" w:hanging="360"/>
                  <w:textAlignment w:val="baseline"/>
                </w:pPr>
              </w:pPrChange>
            </w:pPr>
            <w:r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 xml:space="preserve">Le </w:t>
            </w:r>
            <w:r w:rsidRPr="008C2F52"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  <w:t>cortisol</w:t>
            </w:r>
            <w:r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 xml:space="preserve"> est le corticostéroïde majeur </w:t>
            </w:r>
          </w:p>
          <w:p w14:paraId="5892C50A" w14:textId="25799E3E" w:rsidR="00132FC0" w:rsidRDefault="00132FC0">
            <w:pPr>
              <w:pStyle w:val="NormalWeb"/>
              <w:numPr>
                <w:ilvl w:val="0"/>
                <w:numId w:val="47"/>
              </w:numPr>
              <w:spacing w:before="0" w:beforeAutospacing="0" w:after="0" w:afterAutospacing="0" w:line="276" w:lineRule="auto"/>
              <w:textAlignment w:val="baseline"/>
              <w:rPr>
                <w:ins w:id="1164" w:author="sam cornet" w:date="2025-03-17T22:57:00Z" w16du:dateUtc="2025-03-17T21:57:00Z"/>
                <w:rFonts w:asciiTheme="minorHAnsi" w:hAnsiTheme="minorHAnsi" w:cstheme="minorHAnsi"/>
                <w:color w:val="000000"/>
                <w:sz w:val="18"/>
                <w:szCs w:val="18"/>
              </w:rPr>
              <w:pPrChange w:id="1165" w:author="sam cornet" w:date="2025-03-17T22:59:00Z" w16du:dateUtc="2025-03-17T21:59:00Z">
                <w:pPr>
                  <w:pStyle w:val="NormalWeb"/>
                  <w:numPr>
                    <w:numId w:val="47"/>
                  </w:numPr>
                  <w:spacing w:before="0" w:beforeAutospacing="0" w:after="0" w:afterAutospacing="0"/>
                  <w:ind w:left="611" w:hanging="360"/>
                  <w:textAlignment w:val="baseline"/>
                </w:pPr>
              </w:pPrChange>
            </w:pPr>
            <w:r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 xml:space="preserve">Il est responsable d’environ 95% de l’activité glucocorticoïde globale </w:t>
            </w:r>
          </w:p>
          <w:p w14:paraId="5EABF318" w14:textId="4F842F58" w:rsidR="00273FCB" w:rsidRPr="00273FCB" w:rsidRDefault="00273FCB">
            <w:pPr>
              <w:pStyle w:val="NormalWeb"/>
              <w:numPr>
                <w:ilvl w:val="0"/>
                <w:numId w:val="89"/>
              </w:numPr>
              <w:spacing w:before="0" w:beforeAutospacing="0" w:after="0" w:afterAutospacing="0" w:line="276" w:lineRule="auto"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pPrChange w:id="1166" w:author="sam cornet" w:date="2025-03-17T22:59:00Z" w16du:dateUtc="2025-03-17T21:59:00Z">
                <w:pPr>
                  <w:pStyle w:val="NormalWeb"/>
                  <w:numPr>
                    <w:numId w:val="47"/>
                  </w:numPr>
                  <w:spacing w:before="0" w:beforeAutospacing="0" w:after="0" w:afterAutospacing="0"/>
                  <w:ind w:left="611" w:hanging="360"/>
                  <w:textAlignment w:val="baseline"/>
                </w:pPr>
              </w:pPrChange>
            </w:pPr>
            <w:ins w:id="1167" w:author="sam cornet" w:date="2025-03-17T22:57:00Z" w16du:dateUtc="2025-03-17T21:57:00Z">
              <w:r>
                <w:rPr>
                  <w:rFonts w:asciiTheme="minorHAnsi" w:hAnsiTheme="minorHAnsi" w:cstheme="minorHAnsi"/>
                  <w:color w:val="000000"/>
                  <w:sz w:val="18"/>
                  <w:szCs w:val="18"/>
                </w:rPr>
                <w:t>Permet de nous adapter aux modifications extérieures et de façon générale à tout stress</w:t>
              </w:r>
            </w:ins>
          </w:p>
          <w:p w14:paraId="63EB2679" w14:textId="77777777" w:rsidR="00132FC0" w:rsidRDefault="00132FC0">
            <w:pPr>
              <w:pStyle w:val="NormalWeb"/>
              <w:numPr>
                <w:ilvl w:val="0"/>
                <w:numId w:val="55"/>
              </w:numPr>
              <w:spacing w:before="0" w:beforeAutospacing="0" w:after="0" w:afterAutospacing="0" w:line="276" w:lineRule="auto"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pPrChange w:id="1168" w:author="sam cornet" w:date="2025-03-17T22:59:00Z" w16du:dateUtc="2025-03-17T21:59:00Z">
                <w:pPr>
                  <w:pStyle w:val="NormalWeb"/>
                  <w:numPr>
                    <w:numId w:val="55"/>
                  </w:numPr>
                  <w:spacing w:before="0" w:beforeAutospacing="0" w:after="0" w:afterAutospacing="0"/>
                  <w:ind w:left="360" w:hanging="360"/>
                  <w:textAlignment w:val="baseline"/>
                </w:pPr>
              </w:pPrChange>
            </w:pPr>
            <w:r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Il est connu pour :</w:t>
            </w:r>
          </w:p>
          <w:p w14:paraId="09496D67" w14:textId="77777777" w:rsidR="00132FC0" w:rsidRPr="00132FC0" w:rsidRDefault="00132FC0">
            <w:pPr>
              <w:pStyle w:val="NormalWeb"/>
              <w:numPr>
                <w:ilvl w:val="0"/>
                <w:numId w:val="47"/>
              </w:numPr>
              <w:spacing w:before="0" w:beforeAutospacing="0" w:after="0" w:afterAutospacing="0" w:line="276" w:lineRule="auto"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pPrChange w:id="1169" w:author="sam cornet" w:date="2025-03-17T22:59:00Z" w16du:dateUtc="2025-03-17T21:59:00Z">
                <w:pPr>
                  <w:pStyle w:val="NormalWeb"/>
                  <w:numPr>
                    <w:numId w:val="47"/>
                  </w:numPr>
                  <w:spacing w:before="0" w:beforeAutospacing="0" w:after="0" w:afterAutospacing="0"/>
                  <w:ind w:left="611" w:hanging="360"/>
                  <w:textAlignment w:val="baseline"/>
                </w:pPr>
              </w:pPrChange>
            </w:pPr>
            <w:r w:rsidRPr="00132FC0">
              <w:rPr>
                <w:rFonts w:asciiTheme="minorHAnsi" w:hAnsiTheme="minorHAnsi" w:cstheme="minorHAnsi"/>
                <w:sz w:val="18"/>
                <w:szCs w:val="18"/>
              </w:rPr>
              <w:t>Maintenir la glycémie constante</w:t>
            </w:r>
          </w:p>
          <w:p w14:paraId="5A928B9B" w14:textId="77777777" w:rsidR="00132FC0" w:rsidRPr="00132FC0" w:rsidRDefault="00132FC0">
            <w:pPr>
              <w:pStyle w:val="NormalWeb"/>
              <w:numPr>
                <w:ilvl w:val="0"/>
                <w:numId w:val="47"/>
              </w:numPr>
              <w:spacing w:before="0" w:beforeAutospacing="0" w:after="0" w:afterAutospacing="0" w:line="276" w:lineRule="auto"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pPrChange w:id="1170" w:author="sam cornet" w:date="2025-03-17T22:59:00Z" w16du:dateUtc="2025-03-17T21:59:00Z">
                <w:pPr>
                  <w:pStyle w:val="NormalWeb"/>
                  <w:numPr>
                    <w:numId w:val="47"/>
                  </w:numPr>
                  <w:spacing w:before="0" w:beforeAutospacing="0" w:after="0" w:afterAutospacing="0"/>
                  <w:ind w:left="611" w:hanging="360"/>
                  <w:textAlignment w:val="baseline"/>
                </w:pPr>
              </w:pPrChange>
            </w:pPr>
            <w:r w:rsidRPr="00132FC0">
              <w:rPr>
                <w:rFonts w:asciiTheme="minorHAnsi" w:hAnsiTheme="minorHAnsi" w:cstheme="minorHAnsi"/>
                <w:sz w:val="18"/>
                <w:szCs w:val="18"/>
              </w:rPr>
              <w:t>Stimuler la gluconéogenèse</w:t>
            </w:r>
          </w:p>
          <w:p w14:paraId="50AA3CEC" w14:textId="77777777" w:rsidR="00132FC0" w:rsidRPr="00132FC0" w:rsidRDefault="00132FC0">
            <w:pPr>
              <w:pStyle w:val="NormalWeb"/>
              <w:numPr>
                <w:ilvl w:val="0"/>
                <w:numId w:val="47"/>
              </w:numPr>
              <w:spacing w:before="0" w:beforeAutospacing="0" w:after="0" w:afterAutospacing="0" w:line="276" w:lineRule="auto"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pPrChange w:id="1171" w:author="sam cornet" w:date="2025-03-17T22:59:00Z" w16du:dateUtc="2025-03-17T21:59:00Z">
                <w:pPr>
                  <w:pStyle w:val="NormalWeb"/>
                  <w:numPr>
                    <w:numId w:val="47"/>
                  </w:numPr>
                  <w:spacing w:before="0" w:beforeAutospacing="0" w:after="0" w:afterAutospacing="0"/>
                  <w:ind w:left="611" w:hanging="360"/>
                  <w:textAlignment w:val="baseline"/>
                </w:pPr>
              </w:pPrChange>
            </w:pPr>
            <w:r w:rsidRPr="00132FC0">
              <w:rPr>
                <w:rFonts w:asciiTheme="minorHAnsi" w:hAnsiTheme="minorHAnsi" w:cstheme="minorHAnsi"/>
                <w:sz w:val="18"/>
                <w:szCs w:val="18"/>
              </w:rPr>
              <w:t>Augmenter la mobilisation des acides gras libres</w:t>
            </w:r>
          </w:p>
          <w:p w14:paraId="366765DF" w14:textId="77777777" w:rsidR="00132FC0" w:rsidRPr="00132FC0" w:rsidRDefault="00132FC0">
            <w:pPr>
              <w:pStyle w:val="NormalWeb"/>
              <w:numPr>
                <w:ilvl w:val="0"/>
                <w:numId w:val="47"/>
              </w:numPr>
              <w:spacing w:before="0" w:beforeAutospacing="0" w:after="0" w:afterAutospacing="0" w:line="276" w:lineRule="auto"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pPrChange w:id="1172" w:author="sam cornet" w:date="2025-03-17T22:59:00Z" w16du:dateUtc="2025-03-17T21:59:00Z">
                <w:pPr>
                  <w:pStyle w:val="NormalWeb"/>
                  <w:numPr>
                    <w:numId w:val="47"/>
                  </w:numPr>
                  <w:spacing w:before="0" w:beforeAutospacing="0" w:after="0" w:afterAutospacing="0"/>
                  <w:ind w:left="611" w:hanging="360"/>
                  <w:textAlignment w:val="baseline"/>
                </w:pPr>
              </w:pPrChange>
            </w:pPr>
            <w:r w:rsidRPr="00132FC0">
              <w:rPr>
                <w:rFonts w:asciiTheme="minorHAnsi" w:hAnsiTheme="minorHAnsi" w:cstheme="minorHAnsi"/>
                <w:sz w:val="18"/>
                <w:szCs w:val="18"/>
              </w:rPr>
              <w:t>Diminuer l'utilisation de glucose (épargne pour le cerveau)</w:t>
            </w:r>
          </w:p>
          <w:p w14:paraId="78AAE2D1" w14:textId="77777777" w:rsidR="00132FC0" w:rsidRPr="00132FC0" w:rsidRDefault="00132FC0">
            <w:pPr>
              <w:pStyle w:val="NormalWeb"/>
              <w:numPr>
                <w:ilvl w:val="0"/>
                <w:numId w:val="47"/>
              </w:numPr>
              <w:spacing w:before="0" w:beforeAutospacing="0" w:after="0" w:afterAutospacing="0" w:line="276" w:lineRule="auto"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pPrChange w:id="1173" w:author="sam cornet" w:date="2025-03-17T22:59:00Z" w16du:dateUtc="2025-03-17T21:59:00Z">
                <w:pPr>
                  <w:pStyle w:val="NormalWeb"/>
                  <w:numPr>
                    <w:numId w:val="47"/>
                  </w:numPr>
                  <w:spacing w:before="0" w:beforeAutospacing="0" w:after="0" w:afterAutospacing="0"/>
                  <w:ind w:left="611" w:hanging="360"/>
                  <w:textAlignment w:val="baseline"/>
                </w:pPr>
              </w:pPrChange>
            </w:pPr>
            <w:r w:rsidRPr="00132FC0">
              <w:rPr>
                <w:rFonts w:asciiTheme="minorHAnsi" w:hAnsiTheme="minorHAnsi" w:cstheme="minorHAnsi"/>
                <w:sz w:val="18"/>
                <w:szCs w:val="18"/>
              </w:rPr>
              <w:t>Stimuler le catabolisme protéique : reconstruction et synthèse enzymatiques</w:t>
            </w:r>
          </w:p>
          <w:p w14:paraId="3B1355A6" w14:textId="77777777" w:rsidR="00132FC0" w:rsidRPr="00132FC0" w:rsidRDefault="00132FC0">
            <w:pPr>
              <w:pStyle w:val="NormalWeb"/>
              <w:numPr>
                <w:ilvl w:val="0"/>
                <w:numId w:val="47"/>
              </w:numPr>
              <w:spacing w:before="0" w:beforeAutospacing="0" w:after="0" w:afterAutospacing="0" w:line="276" w:lineRule="auto"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pPrChange w:id="1174" w:author="sam cornet" w:date="2025-03-17T22:59:00Z" w16du:dateUtc="2025-03-17T21:59:00Z">
                <w:pPr>
                  <w:pStyle w:val="NormalWeb"/>
                  <w:numPr>
                    <w:numId w:val="47"/>
                  </w:numPr>
                  <w:spacing w:before="0" w:beforeAutospacing="0" w:after="0" w:afterAutospacing="0"/>
                  <w:ind w:left="611" w:hanging="360"/>
                  <w:textAlignment w:val="baseline"/>
                </w:pPr>
              </w:pPrChange>
            </w:pPr>
            <w:r w:rsidRPr="00132FC0">
              <w:rPr>
                <w:rFonts w:asciiTheme="minorHAnsi" w:hAnsiTheme="minorHAnsi" w:cstheme="minorHAnsi"/>
                <w:sz w:val="18"/>
                <w:szCs w:val="18"/>
              </w:rPr>
              <w:t>Exercer un effet anti-inflammatoire</w:t>
            </w:r>
          </w:p>
          <w:p w14:paraId="18555155" w14:textId="77777777" w:rsidR="00132FC0" w:rsidRPr="00132FC0" w:rsidRDefault="00132FC0">
            <w:pPr>
              <w:pStyle w:val="NormalWeb"/>
              <w:numPr>
                <w:ilvl w:val="0"/>
                <w:numId w:val="47"/>
              </w:numPr>
              <w:spacing w:before="0" w:beforeAutospacing="0" w:after="0" w:afterAutospacing="0" w:line="276" w:lineRule="auto"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pPrChange w:id="1175" w:author="sam cornet" w:date="2025-03-17T22:59:00Z" w16du:dateUtc="2025-03-17T21:59:00Z">
                <w:pPr>
                  <w:pStyle w:val="NormalWeb"/>
                  <w:numPr>
                    <w:numId w:val="47"/>
                  </w:numPr>
                  <w:spacing w:before="0" w:beforeAutospacing="0" w:after="0" w:afterAutospacing="0"/>
                  <w:ind w:left="611" w:hanging="360"/>
                  <w:textAlignment w:val="baseline"/>
                </w:pPr>
              </w:pPrChange>
            </w:pPr>
            <w:r w:rsidRPr="00132FC0">
              <w:rPr>
                <w:rFonts w:asciiTheme="minorHAnsi" w:hAnsiTheme="minorHAnsi" w:cstheme="minorHAnsi"/>
                <w:sz w:val="18"/>
                <w:szCs w:val="18"/>
              </w:rPr>
              <w:t>Diminuer les réactions de défense immunitaire,</w:t>
            </w:r>
          </w:p>
          <w:p w14:paraId="0EDBC3C9" w14:textId="1DD9FE12" w:rsidR="00132FC0" w:rsidRPr="00132FC0" w:rsidRDefault="00132FC0">
            <w:pPr>
              <w:pStyle w:val="NormalWeb"/>
              <w:numPr>
                <w:ilvl w:val="0"/>
                <w:numId w:val="47"/>
              </w:numPr>
              <w:spacing w:before="0" w:beforeAutospacing="0" w:after="0" w:afterAutospacing="0" w:line="276" w:lineRule="auto"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pPrChange w:id="1176" w:author="sam cornet" w:date="2025-03-17T22:59:00Z" w16du:dateUtc="2025-03-17T21:59:00Z">
                <w:pPr>
                  <w:pStyle w:val="NormalWeb"/>
                  <w:numPr>
                    <w:numId w:val="47"/>
                  </w:numPr>
                  <w:spacing w:before="0" w:beforeAutospacing="0" w:after="0" w:afterAutospacing="0"/>
                  <w:ind w:left="611" w:hanging="360"/>
                  <w:textAlignment w:val="baseline"/>
                </w:pPr>
              </w:pPrChange>
            </w:pPr>
            <w:r w:rsidRPr="00132FC0">
              <w:rPr>
                <w:rFonts w:asciiTheme="minorHAnsi" w:hAnsiTheme="minorHAnsi" w:cstheme="minorHAnsi"/>
                <w:sz w:val="18"/>
                <w:szCs w:val="18"/>
              </w:rPr>
              <w:t>Stimuler la vasoconstriction induite par l’adrénaline</w:t>
            </w:r>
          </w:p>
        </w:tc>
      </w:tr>
      <w:tr w:rsidR="00F153ED" w:rsidRPr="002C1C62" w14:paraId="65BA9687" w14:textId="77777777" w:rsidTr="00273FCB">
        <w:tblPrEx>
          <w:tblW w:w="9654" w:type="dxa"/>
          <w:jc w:val="center"/>
          <w:tblPrExChange w:id="1177" w:author="sam cornet" w:date="2025-03-17T23:00:00Z" w16du:dateUtc="2025-03-17T22:00:00Z">
            <w:tblPrEx>
              <w:tblW w:w="9654" w:type="dxa"/>
              <w:jc w:val="center"/>
            </w:tblPrEx>
          </w:tblPrExChange>
        </w:tblPrEx>
        <w:trPr>
          <w:trHeight w:val="4512"/>
          <w:tblHeader/>
          <w:jc w:val="center"/>
          <w:trPrChange w:id="1178" w:author="sam cornet" w:date="2025-03-17T23:00:00Z" w16du:dateUtc="2025-03-17T22:00:00Z">
            <w:trPr>
              <w:gridAfter w:val="0"/>
              <w:trHeight w:val="1134"/>
              <w:tblHeader/>
              <w:jc w:val="center"/>
            </w:trPr>
          </w:trPrChange>
        </w:trPr>
        <w:tc>
          <w:tcPr>
            <w:tcW w:w="1701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  <w:tcPrChange w:id="1179" w:author="sam cornet" w:date="2025-03-17T23:00:00Z" w16du:dateUtc="2025-03-17T22:00:00Z">
              <w:tcPr>
                <w:tcW w:w="1701" w:type="dxa"/>
                <w:gridSpan w:val="2"/>
                <w:tcBorders>
                  <w:left w:val="single" w:sz="4" w:space="0" w:color="000000"/>
                  <w:bottom w:val="single" w:sz="4" w:space="0" w:color="auto"/>
                  <w:right w:val="single" w:sz="4" w:space="0" w:color="auto"/>
                </w:tcBorders>
                <w:shd w:val="clear" w:color="auto" w:fill="A6A6A6"/>
                <w:vAlign w:val="center"/>
              </w:tcPr>
            </w:tcPrChange>
          </w:tcPr>
          <w:p w14:paraId="10781DD7" w14:textId="79BD2956" w:rsidR="00F153ED" w:rsidRPr="002C1C62" w:rsidRDefault="00F153ED" w:rsidP="004B69ED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Effets de l’exercice musculaire sur le cortisol</w:t>
            </w:r>
          </w:p>
        </w:tc>
        <w:tc>
          <w:tcPr>
            <w:tcW w:w="7953" w:type="dxa"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  <w:tcPrChange w:id="1180" w:author="sam cornet" w:date="2025-03-17T23:00:00Z" w16du:dateUtc="2025-03-17T22:00:00Z">
              <w:tcPr>
                <w:tcW w:w="7953" w:type="dxa"/>
                <w:gridSpan w:val="2"/>
                <w:tcBorders>
                  <w:left w:val="single" w:sz="4" w:space="0" w:color="auto"/>
                  <w:bottom w:val="single" w:sz="4" w:space="0" w:color="auto"/>
                  <w:right w:val="single" w:sz="4" w:space="0" w:color="000000"/>
                </w:tcBorders>
                <w:vAlign w:val="center"/>
              </w:tcPr>
            </w:tcPrChange>
          </w:tcPr>
          <w:p w14:paraId="489444C0" w14:textId="00265BF3" w:rsidR="00132FC0" w:rsidRDefault="0015718D">
            <w:pPr>
              <w:pStyle w:val="p1"/>
              <w:numPr>
                <w:ilvl w:val="0"/>
                <w:numId w:val="55"/>
              </w:numPr>
              <w:spacing w:line="276" w:lineRule="auto"/>
              <w:rPr>
                <w:rFonts w:asciiTheme="minorHAnsi" w:hAnsiTheme="minorHAnsi" w:cstheme="minorHAnsi"/>
                <w:sz w:val="18"/>
                <w:szCs w:val="18"/>
              </w:rPr>
              <w:pPrChange w:id="1181" w:author="sam cornet" w:date="2025-03-17T22:59:00Z" w16du:dateUtc="2025-03-17T21:59:00Z">
                <w:pPr>
                  <w:pStyle w:val="p1"/>
                  <w:numPr>
                    <w:numId w:val="55"/>
                  </w:numPr>
                  <w:ind w:left="360" w:hanging="360"/>
                </w:pPr>
              </w:pPrChange>
            </w:pPr>
            <w:r w:rsidRPr="008C2F52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I</w:t>
            </w:r>
            <w:r w:rsidR="00132FC0" w:rsidRPr="008C2F52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ntensité et la durée de l’exercice</w:t>
            </w:r>
            <w:r w:rsidR="00132FC0" w:rsidRPr="00132FC0">
              <w:rPr>
                <w:rFonts w:asciiTheme="minorHAnsi" w:hAnsiTheme="minorHAnsi" w:cstheme="minorHAnsi"/>
                <w:sz w:val="18"/>
                <w:szCs w:val="18"/>
              </w:rPr>
              <w:t xml:space="preserve"> sont deux facteurs qui influencent la sécrétion</w:t>
            </w:r>
            <w:r w:rsidR="00132FC0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r w:rsidR="00132FC0" w:rsidRPr="00132FC0">
              <w:rPr>
                <w:rFonts w:asciiTheme="minorHAnsi" w:hAnsiTheme="minorHAnsi" w:cstheme="minorHAnsi"/>
                <w:sz w:val="18"/>
                <w:szCs w:val="18"/>
              </w:rPr>
              <w:t>du cortisol</w:t>
            </w:r>
          </w:p>
          <w:p w14:paraId="5F99C33C" w14:textId="3CDA9285" w:rsidR="00273FCB" w:rsidRPr="00273FCB" w:rsidRDefault="00273FCB">
            <w:pPr>
              <w:pStyle w:val="p1"/>
              <w:numPr>
                <w:ilvl w:val="0"/>
                <w:numId w:val="56"/>
              </w:numPr>
              <w:spacing w:line="276" w:lineRule="auto"/>
              <w:rPr>
                <w:ins w:id="1182" w:author="sam cornet" w:date="2025-03-17T22:57:00Z" w16du:dateUtc="2025-03-17T21:57:00Z"/>
                <w:rFonts w:asciiTheme="minorHAnsi" w:hAnsiTheme="minorHAnsi" w:cstheme="minorHAnsi"/>
                <w:sz w:val="18"/>
                <w:szCs w:val="18"/>
                <w:rPrChange w:id="1183" w:author="sam cornet" w:date="2025-03-17T22:57:00Z" w16du:dateUtc="2025-03-17T21:57:00Z">
                  <w:rPr>
                    <w:ins w:id="1184" w:author="sam cornet" w:date="2025-03-17T22:57:00Z" w16du:dateUtc="2025-03-17T21:57:00Z"/>
                  </w:rPr>
                </w:rPrChange>
              </w:rPr>
              <w:pPrChange w:id="1185" w:author="sam cornet" w:date="2025-03-17T22:59:00Z" w16du:dateUtc="2025-03-17T21:59:00Z">
                <w:pPr>
                  <w:pStyle w:val="p1"/>
                  <w:numPr>
                    <w:numId w:val="56"/>
                  </w:numPr>
                  <w:ind w:left="611" w:hanging="360"/>
                </w:pPr>
              </w:pPrChange>
            </w:pPr>
            <w:ins w:id="1186" w:author="sam cornet" w:date="2025-03-17T23:00:00Z" w16du:dateUtc="2025-03-17T22:00:00Z">
              <w:r w:rsidRPr="00273FCB">
                <w:rPr>
                  <w:rFonts w:asciiTheme="minorHAnsi" w:hAnsiTheme="minorHAnsi" w:cstheme="minorHAnsi"/>
                  <w:noProof/>
                  <w:sz w:val="18"/>
                  <w:szCs w:val="18"/>
                </w:rPr>
                <w:drawing>
                  <wp:anchor distT="0" distB="0" distL="114300" distR="114300" simplePos="0" relativeHeight="251670016" behindDoc="0" locked="0" layoutInCell="1" allowOverlap="1" wp14:anchorId="3353AB87" wp14:editId="39DC1C67">
                    <wp:simplePos x="0" y="0"/>
                    <wp:positionH relativeFrom="column">
                      <wp:posOffset>3202305</wp:posOffset>
                    </wp:positionH>
                    <wp:positionV relativeFrom="paragraph">
                      <wp:posOffset>88265</wp:posOffset>
                    </wp:positionV>
                    <wp:extent cx="1781175" cy="2481580"/>
                    <wp:effectExtent l="0" t="0" r="0" b="0"/>
                    <wp:wrapSquare wrapText="bothSides"/>
                    <wp:docPr id="848465260" name="Image 1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848465260" name=""/>
                            <pic:cNvPicPr/>
                          </pic:nvPicPr>
                          <pic:blipFill>
                            <a:blip r:embed="rId2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781175" cy="2481580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w:r>
            </w:ins>
            <w:r w:rsidR="00132FC0">
              <w:rPr>
                <w:rFonts w:asciiTheme="minorHAnsi" w:hAnsiTheme="minorHAnsi" w:cstheme="minorHAnsi"/>
                <w:sz w:val="18"/>
                <w:szCs w:val="18"/>
              </w:rPr>
              <w:t>C</w:t>
            </w:r>
            <w:r w:rsidR="00132FC0" w:rsidRPr="00132FC0">
              <w:rPr>
                <w:rFonts w:asciiTheme="minorHAnsi" w:hAnsiTheme="minorHAnsi" w:cstheme="minorHAnsi"/>
                <w:sz w:val="18"/>
                <w:szCs w:val="18"/>
              </w:rPr>
              <w:t>oncentration du cortisol augmente de façon nette que si</w:t>
            </w:r>
            <w:r w:rsidR="00132FC0">
              <w:rPr>
                <w:rFonts w:asciiTheme="minorHAnsi" w:hAnsiTheme="minorHAnsi" w:cstheme="minorHAnsi"/>
                <w:sz w:val="18"/>
                <w:szCs w:val="18"/>
              </w:rPr>
              <w:t xml:space="preserve"> l</w:t>
            </w:r>
            <w:r w:rsidR="00132FC0" w:rsidRPr="00132FC0">
              <w:rPr>
                <w:rFonts w:asciiTheme="minorHAnsi" w:hAnsiTheme="minorHAnsi" w:cstheme="minorHAnsi"/>
                <w:sz w:val="18"/>
                <w:szCs w:val="18"/>
              </w:rPr>
              <w:t>a puissance de l’exercice est supérieure à 70 - 80% du VO</w:t>
            </w:r>
            <w:r w:rsidR="00132FC0" w:rsidRPr="00132FC0">
              <w:rPr>
                <w:rStyle w:val="s1"/>
                <w:rFonts w:asciiTheme="minorHAnsi" w:hAnsiTheme="minorHAnsi" w:cstheme="minorHAnsi"/>
                <w:sz w:val="18"/>
                <w:szCs w:val="18"/>
              </w:rPr>
              <w:t xml:space="preserve">2max </w:t>
            </w:r>
          </w:p>
          <w:p w14:paraId="79C9AA65" w14:textId="3250ECD8" w:rsidR="0015718D" w:rsidRPr="00273FCB" w:rsidRDefault="00132FC0">
            <w:pPr>
              <w:pStyle w:val="p1"/>
              <w:numPr>
                <w:ilvl w:val="0"/>
                <w:numId w:val="89"/>
              </w:numPr>
              <w:spacing w:line="276" w:lineRule="auto"/>
              <w:rPr>
                <w:rFonts w:asciiTheme="minorHAnsi" w:hAnsiTheme="minorHAnsi" w:cstheme="minorHAnsi"/>
                <w:i/>
                <w:iCs/>
                <w:sz w:val="18"/>
                <w:szCs w:val="18"/>
                <w:rPrChange w:id="1187" w:author="sam cornet" w:date="2025-03-17T22:58:00Z" w16du:dateUtc="2025-03-17T21:58:00Z">
                  <w:rPr>
                    <w:rFonts w:asciiTheme="minorHAnsi" w:hAnsiTheme="minorHAnsi" w:cstheme="minorHAnsi"/>
                    <w:sz w:val="18"/>
                    <w:szCs w:val="18"/>
                  </w:rPr>
                </w:rPrChange>
              </w:rPr>
              <w:pPrChange w:id="1188" w:author="sam cornet" w:date="2025-03-17T22:59:00Z" w16du:dateUtc="2025-03-17T21:59:00Z">
                <w:pPr>
                  <w:pStyle w:val="p1"/>
                  <w:numPr>
                    <w:numId w:val="56"/>
                  </w:numPr>
                  <w:ind w:left="611" w:hanging="360"/>
                </w:pPr>
              </w:pPrChange>
            </w:pPr>
            <w:del w:id="1189" w:author="sam cornet" w:date="2025-03-17T22:57:00Z" w16du:dateUtc="2025-03-17T21:57:00Z">
              <w:r w:rsidRPr="00273FCB" w:rsidDel="00273FCB">
                <w:rPr>
                  <w:rFonts w:asciiTheme="minorHAnsi" w:hAnsiTheme="minorHAnsi" w:cstheme="minorHAnsi"/>
                  <w:i/>
                  <w:iCs/>
                  <w:sz w:val="18"/>
                  <w:szCs w:val="18"/>
                  <w:rPrChange w:id="1190" w:author="sam cornet" w:date="2025-03-17T22:58:00Z" w16du:dateUtc="2025-03-17T21:58:00Z">
                    <w:rPr>
                      <w:rFonts w:asciiTheme="minorHAnsi" w:hAnsiTheme="minorHAnsi" w:cstheme="minorHAnsi"/>
                      <w:sz w:val="18"/>
                      <w:szCs w:val="18"/>
                    </w:rPr>
                  </w:rPrChange>
                </w:rPr>
                <w:delText>(</w:delText>
              </w:r>
            </w:del>
            <w:r w:rsidRPr="00273FCB">
              <w:rPr>
                <w:rFonts w:asciiTheme="minorHAnsi" w:hAnsiTheme="minorHAnsi" w:cstheme="minorHAnsi"/>
                <w:i/>
                <w:iCs/>
                <w:sz w:val="18"/>
                <w:szCs w:val="18"/>
                <w:rPrChange w:id="1191" w:author="sam cornet" w:date="2025-03-17T22:58:00Z" w16du:dateUtc="2025-03-17T21:58:00Z">
                  <w:rPr>
                    <w:rFonts w:asciiTheme="minorHAnsi" w:hAnsiTheme="minorHAnsi" w:cstheme="minorHAnsi"/>
                    <w:sz w:val="18"/>
                    <w:szCs w:val="18"/>
                  </w:rPr>
                </w:rPrChange>
              </w:rPr>
              <w:t xml:space="preserve">Duclos et al. 1997 ; </w:t>
            </w:r>
            <w:proofErr w:type="spellStart"/>
            <w:r w:rsidRPr="00273FCB">
              <w:rPr>
                <w:rFonts w:asciiTheme="minorHAnsi" w:hAnsiTheme="minorHAnsi" w:cstheme="minorHAnsi"/>
                <w:i/>
                <w:iCs/>
                <w:sz w:val="18"/>
                <w:szCs w:val="18"/>
                <w:rPrChange w:id="1192" w:author="sam cornet" w:date="2025-03-17T22:58:00Z" w16du:dateUtc="2025-03-17T21:58:00Z">
                  <w:rPr>
                    <w:rFonts w:asciiTheme="minorHAnsi" w:hAnsiTheme="minorHAnsi" w:cstheme="minorHAnsi"/>
                    <w:sz w:val="18"/>
                    <w:szCs w:val="18"/>
                  </w:rPr>
                </w:rPrChange>
              </w:rPr>
              <w:t>Bouassida</w:t>
            </w:r>
            <w:proofErr w:type="spellEnd"/>
            <w:r w:rsidRPr="00273FCB">
              <w:rPr>
                <w:rFonts w:asciiTheme="minorHAnsi" w:hAnsiTheme="minorHAnsi" w:cstheme="minorHAnsi"/>
                <w:i/>
                <w:iCs/>
                <w:sz w:val="18"/>
                <w:szCs w:val="18"/>
                <w:rPrChange w:id="1193" w:author="sam cornet" w:date="2025-03-17T22:58:00Z" w16du:dateUtc="2025-03-17T21:58:00Z">
                  <w:rPr>
                    <w:rFonts w:asciiTheme="minorHAnsi" w:hAnsiTheme="minorHAnsi" w:cstheme="minorHAnsi"/>
                    <w:sz w:val="18"/>
                    <w:szCs w:val="18"/>
                  </w:rPr>
                </w:rPrChange>
              </w:rPr>
              <w:t xml:space="preserve"> et al. 2003</w:t>
            </w:r>
            <w:del w:id="1194" w:author="sam cornet" w:date="2025-03-17T22:57:00Z" w16du:dateUtc="2025-03-17T21:57:00Z">
              <w:r w:rsidRPr="00273FCB" w:rsidDel="00273FCB">
                <w:rPr>
                  <w:rFonts w:asciiTheme="minorHAnsi" w:hAnsiTheme="minorHAnsi" w:cstheme="minorHAnsi"/>
                  <w:i/>
                  <w:iCs/>
                  <w:sz w:val="18"/>
                  <w:szCs w:val="18"/>
                  <w:rPrChange w:id="1195" w:author="sam cornet" w:date="2025-03-17T22:58:00Z" w16du:dateUtc="2025-03-17T21:58:00Z">
                    <w:rPr>
                      <w:rFonts w:asciiTheme="minorHAnsi" w:hAnsiTheme="minorHAnsi" w:cstheme="minorHAnsi"/>
                      <w:sz w:val="18"/>
                      <w:szCs w:val="18"/>
                    </w:rPr>
                  </w:rPrChange>
                </w:rPr>
                <w:delText>)</w:delText>
              </w:r>
            </w:del>
          </w:p>
          <w:p w14:paraId="6DF503F3" w14:textId="414AE7CD" w:rsidR="00273FCB" w:rsidRDefault="00132FC0">
            <w:pPr>
              <w:pStyle w:val="p1"/>
              <w:numPr>
                <w:ilvl w:val="0"/>
                <w:numId w:val="56"/>
              </w:numPr>
              <w:spacing w:line="276" w:lineRule="auto"/>
              <w:rPr>
                <w:ins w:id="1196" w:author="sam cornet" w:date="2025-03-17T22:58:00Z" w16du:dateUtc="2025-03-17T21:58:00Z"/>
                <w:rFonts w:asciiTheme="minorHAnsi" w:hAnsiTheme="minorHAnsi" w:cstheme="minorHAnsi"/>
                <w:sz w:val="18"/>
                <w:szCs w:val="18"/>
              </w:rPr>
              <w:pPrChange w:id="1197" w:author="sam cornet" w:date="2025-03-17T22:59:00Z" w16du:dateUtc="2025-03-17T21:59:00Z">
                <w:pPr>
                  <w:pStyle w:val="p1"/>
                  <w:numPr>
                    <w:numId w:val="56"/>
                  </w:numPr>
                  <w:ind w:left="611" w:hanging="360"/>
                </w:pPr>
              </w:pPrChange>
            </w:pPr>
            <w:r w:rsidRPr="0015718D">
              <w:rPr>
                <w:rFonts w:asciiTheme="minorHAnsi" w:hAnsiTheme="minorHAnsi" w:cstheme="minorHAnsi"/>
                <w:sz w:val="18"/>
                <w:szCs w:val="18"/>
              </w:rPr>
              <w:t xml:space="preserve">Ces auteurs et ont montré respectivement une augmentation de la cortisolémie après 120 min de course à 80% de la </w:t>
            </w:r>
            <w:proofErr w:type="spellStart"/>
            <w:r w:rsidRPr="0015718D">
              <w:rPr>
                <w:rFonts w:asciiTheme="minorHAnsi" w:hAnsiTheme="minorHAnsi" w:cstheme="minorHAnsi"/>
                <w:sz w:val="18"/>
                <w:szCs w:val="18"/>
              </w:rPr>
              <w:t>Fcmax</w:t>
            </w:r>
            <w:proofErr w:type="spellEnd"/>
            <w:r w:rsidRPr="0015718D">
              <w:rPr>
                <w:rFonts w:asciiTheme="minorHAnsi" w:hAnsiTheme="minorHAnsi" w:cstheme="minorHAnsi"/>
                <w:sz w:val="18"/>
                <w:szCs w:val="18"/>
              </w:rPr>
              <w:t xml:space="preserve"> chez des sujets non-entraînés (</w:t>
            </w:r>
            <w:r w:rsidRPr="00273FCB">
              <w:rPr>
                <w:rFonts w:asciiTheme="minorHAnsi" w:hAnsiTheme="minorHAnsi" w:cstheme="minorHAnsi"/>
                <w:i/>
                <w:iCs/>
                <w:sz w:val="18"/>
                <w:szCs w:val="18"/>
                <w:rPrChange w:id="1198" w:author="sam cornet" w:date="2025-03-17T22:58:00Z" w16du:dateUtc="2025-03-17T21:58:00Z">
                  <w:rPr>
                    <w:rFonts w:asciiTheme="minorHAnsi" w:hAnsiTheme="minorHAnsi" w:cstheme="minorHAnsi"/>
                    <w:sz w:val="18"/>
                    <w:szCs w:val="18"/>
                  </w:rPr>
                </w:rPrChange>
              </w:rPr>
              <w:t>Duclos et al. 1997)</w:t>
            </w:r>
            <w:r w:rsidRPr="0015718D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</w:p>
          <w:p w14:paraId="00562CA4" w14:textId="1BAB6915" w:rsidR="00132FC0" w:rsidRPr="0015718D" w:rsidRDefault="00273FCB">
            <w:pPr>
              <w:pStyle w:val="p1"/>
              <w:numPr>
                <w:ilvl w:val="0"/>
                <w:numId w:val="89"/>
              </w:numPr>
              <w:spacing w:line="276" w:lineRule="auto"/>
              <w:rPr>
                <w:rFonts w:asciiTheme="minorHAnsi" w:hAnsiTheme="minorHAnsi" w:cstheme="minorHAnsi"/>
                <w:sz w:val="18"/>
                <w:szCs w:val="18"/>
              </w:rPr>
              <w:pPrChange w:id="1199" w:author="sam cornet" w:date="2025-03-17T22:59:00Z" w16du:dateUtc="2025-03-17T21:59:00Z">
                <w:pPr>
                  <w:pStyle w:val="p1"/>
                  <w:numPr>
                    <w:numId w:val="56"/>
                  </w:numPr>
                  <w:ind w:left="611" w:hanging="360"/>
                </w:pPr>
              </w:pPrChange>
            </w:pPr>
            <w:ins w:id="1200" w:author="sam cornet" w:date="2025-03-17T22:58:00Z" w16du:dateUtc="2025-03-17T21:58:00Z">
              <w:r>
                <w:rPr>
                  <w:rFonts w:asciiTheme="minorHAnsi" w:hAnsiTheme="minorHAnsi" w:cstheme="minorHAnsi"/>
                  <w:sz w:val="18"/>
                  <w:szCs w:val="18"/>
                </w:rPr>
                <w:t>E</w:t>
              </w:r>
            </w:ins>
            <w:del w:id="1201" w:author="sam cornet" w:date="2025-03-17T22:58:00Z" w16du:dateUtc="2025-03-17T21:58:00Z">
              <w:r w:rsidR="00132FC0" w:rsidRPr="0015718D" w:rsidDel="00273FCB">
                <w:rPr>
                  <w:rFonts w:asciiTheme="minorHAnsi" w:hAnsiTheme="minorHAnsi" w:cstheme="minorHAnsi"/>
                  <w:sz w:val="18"/>
                  <w:szCs w:val="18"/>
                </w:rPr>
                <w:delText>e</w:delText>
              </w:r>
            </w:del>
            <w:r w:rsidR="00132FC0" w:rsidRPr="0015718D">
              <w:rPr>
                <w:rFonts w:asciiTheme="minorHAnsi" w:hAnsiTheme="minorHAnsi" w:cstheme="minorHAnsi"/>
                <w:sz w:val="18"/>
                <w:szCs w:val="18"/>
              </w:rPr>
              <w:t>t après 45 secondes de pédalage à 120% du VO</w:t>
            </w:r>
            <w:r w:rsidR="00132FC0" w:rsidRPr="00273FCB">
              <w:rPr>
                <w:rFonts w:asciiTheme="minorHAnsi" w:hAnsiTheme="minorHAnsi" w:cstheme="minorHAnsi"/>
                <w:sz w:val="18"/>
                <w:szCs w:val="18"/>
                <w:vertAlign w:val="subscript"/>
                <w:rPrChange w:id="1202" w:author="sam cornet" w:date="2025-03-17T22:58:00Z" w16du:dateUtc="2025-03-17T21:58:00Z">
                  <w:rPr>
                    <w:rFonts w:asciiTheme="minorHAnsi" w:hAnsiTheme="minorHAnsi" w:cstheme="minorHAnsi"/>
                    <w:sz w:val="18"/>
                    <w:szCs w:val="18"/>
                  </w:rPr>
                </w:rPrChange>
              </w:rPr>
              <w:t>2</w:t>
            </w:r>
            <w:r w:rsidR="00132FC0" w:rsidRPr="0015718D">
              <w:rPr>
                <w:rFonts w:asciiTheme="minorHAnsi" w:hAnsiTheme="minorHAnsi" w:cstheme="minorHAnsi"/>
                <w:sz w:val="18"/>
                <w:szCs w:val="18"/>
              </w:rPr>
              <w:t xml:space="preserve">max chez des hommes et des femmes physiquement actifs </w:t>
            </w:r>
            <w:r w:rsidR="00132FC0" w:rsidRPr="00273FCB">
              <w:rPr>
                <w:rFonts w:asciiTheme="minorHAnsi" w:hAnsiTheme="minorHAnsi" w:cstheme="minorHAnsi"/>
                <w:i/>
                <w:iCs/>
                <w:sz w:val="18"/>
                <w:szCs w:val="18"/>
                <w:rPrChange w:id="1203" w:author="sam cornet" w:date="2025-03-17T22:58:00Z" w16du:dateUtc="2025-03-17T21:58:00Z">
                  <w:rPr>
                    <w:rFonts w:asciiTheme="minorHAnsi" w:hAnsiTheme="minorHAnsi" w:cstheme="minorHAnsi"/>
                    <w:sz w:val="18"/>
                    <w:szCs w:val="18"/>
                  </w:rPr>
                </w:rPrChange>
              </w:rPr>
              <w:t>(</w:t>
            </w:r>
            <w:proofErr w:type="spellStart"/>
            <w:r w:rsidR="00132FC0" w:rsidRPr="00273FCB">
              <w:rPr>
                <w:rFonts w:asciiTheme="minorHAnsi" w:hAnsiTheme="minorHAnsi" w:cstheme="minorHAnsi"/>
                <w:i/>
                <w:iCs/>
                <w:sz w:val="18"/>
                <w:szCs w:val="18"/>
                <w:rPrChange w:id="1204" w:author="sam cornet" w:date="2025-03-17T22:58:00Z" w16du:dateUtc="2025-03-17T21:58:00Z">
                  <w:rPr>
                    <w:rFonts w:asciiTheme="minorHAnsi" w:hAnsiTheme="minorHAnsi" w:cstheme="minorHAnsi"/>
                    <w:sz w:val="18"/>
                    <w:szCs w:val="18"/>
                  </w:rPr>
                </w:rPrChange>
              </w:rPr>
              <w:t>Bouassida</w:t>
            </w:r>
            <w:proofErr w:type="spellEnd"/>
            <w:r w:rsidR="00132FC0" w:rsidRPr="00273FCB">
              <w:rPr>
                <w:rFonts w:asciiTheme="minorHAnsi" w:hAnsiTheme="minorHAnsi" w:cstheme="minorHAnsi"/>
                <w:i/>
                <w:iCs/>
                <w:sz w:val="18"/>
                <w:szCs w:val="18"/>
                <w:rPrChange w:id="1205" w:author="sam cornet" w:date="2025-03-17T22:58:00Z" w16du:dateUtc="2025-03-17T21:58:00Z">
                  <w:rPr>
                    <w:rFonts w:asciiTheme="minorHAnsi" w:hAnsiTheme="minorHAnsi" w:cstheme="minorHAnsi"/>
                    <w:sz w:val="18"/>
                    <w:szCs w:val="18"/>
                  </w:rPr>
                </w:rPrChange>
              </w:rPr>
              <w:t xml:space="preserve"> et al. 2003)</w:t>
            </w:r>
            <w:r w:rsidR="00132FC0" w:rsidRPr="0015718D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</w:p>
          <w:p w14:paraId="06C1B91C" w14:textId="15F96760" w:rsidR="00273FCB" w:rsidRDefault="0015718D">
            <w:pPr>
              <w:pStyle w:val="p1"/>
              <w:numPr>
                <w:ilvl w:val="0"/>
                <w:numId w:val="55"/>
              </w:numPr>
              <w:spacing w:line="276" w:lineRule="auto"/>
              <w:rPr>
                <w:ins w:id="1206" w:author="sam cornet" w:date="2025-03-17T22:58:00Z" w16du:dateUtc="2025-03-17T21:58:00Z"/>
                <w:rFonts w:asciiTheme="minorHAnsi" w:hAnsiTheme="minorHAnsi" w:cstheme="minorHAnsi"/>
                <w:sz w:val="18"/>
                <w:szCs w:val="18"/>
              </w:rPr>
              <w:pPrChange w:id="1207" w:author="sam cornet" w:date="2025-03-17T22:59:00Z" w16du:dateUtc="2025-03-17T21:59:00Z">
                <w:pPr>
                  <w:pStyle w:val="p1"/>
                  <w:numPr>
                    <w:numId w:val="55"/>
                  </w:numPr>
                  <w:ind w:left="360" w:hanging="360"/>
                </w:pPr>
              </w:pPrChange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C</w:t>
            </w:r>
            <w:r w:rsidR="00132FC0" w:rsidRPr="00132FC0">
              <w:rPr>
                <w:rFonts w:asciiTheme="minorHAnsi" w:hAnsiTheme="minorHAnsi" w:cstheme="minorHAnsi"/>
                <w:sz w:val="18"/>
                <w:szCs w:val="18"/>
              </w:rPr>
              <w:t>oncentrations plasmatiques du cortisol ne sont pas significativement</w:t>
            </w:r>
            <w:r w:rsidR="00132FC0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r w:rsidR="00132FC0" w:rsidRPr="00132FC0">
              <w:rPr>
                <w:rFonts w:asciiTheme="minorHAnsi" w:hAnsiTheme="minorHAnsi" w:cstheme="minorHAnsi"/>
                <w:sz w:val="18"/>
                <w:szCs w:val="18"/>
              </w:rPr>
              <w:t xml:space="preserve">modifiées après un exercice progressif </w:t>
            </w:r>
          </w:p>
          <w:p w14:paraId="723A71D6" w14:textId="6F3636E9" w:rsidR="00273FCB" w:rsidRDefault="00132FC0">
            <w:pPr>
              <w:pStyle w:val="p1"/>
              <w:numPr>
                <w:ilvl w:val="0"/>
                <w:numId w:val="56"/>
              </w:numPr>
              <w:spacing w:line="276" w:lineRule="auto"/>
              <w:rPr>
                <w:ins w:id="1208" w:author="sam cornet" w:date="2025-03-17T22:58:00Z" w16du:dateUtc="2025-03-17T21:58:00Z"/>
                <w:rFonts w:asciiTheme="minorHAnsi" w:hAnsiTheme="minorHAnsi" w:cstheme="minorHAnsi"/>
                <w:sz w:val="18"/>
                <w:szCs w:val="18"/>
              </w:rPr>
              <w:pPrChange w:id="1209" w:author="sam cornet" w:date="2025-03-17T22:59:00Z" w16du:dateUtc="2025-03-17T21:59:00Z">
                <w:pPr>
                  <w:pStyle w:val="p1"/>
                  <w:numPr>
                    <w:numId w:val="56"/>
                  </w:numPr>
                  <w:ind w:left="611" w:hanging="360"/>
                </w:pPr>
              </w:pPrChange>
            </w:pPr>
            <w:del w:id="1210" w:author="sam cornet" w:date="2025-03-17T22:58:00Z" w16du:dateUtc="2025-03-17T21:58:00Z">
              <w:r w:rsidRPr="00132FC0" w:rsidDel="00273FCB">
                <w:rPr>
                  <w:rFonts w:asciiTheme="minorHAnsi" w:hAnsiTheme="minorHAnsi" w:cstheme="minorHAnsi"/>
                  <w:sz w:val="18"/>
                  <w:szCs w:val="18"/>
                </w:rPr>
                <w:delText>(</w:delText>
              </w:r>
            </w:del>
            <w:r w:rsidRPr="00132FC0">
              <w:rPr>
                <w:rFonts w:asciiTheme="minorHAnsi" w:hAnsiTheme="minorHAnsi" w:cstheme="minorHAnsi"/>
                <w:sz w:val="18"/>
                <w:szCs w:val="18"/>
              </w:rPr>
              <w:t>30 W toutes les 6 minutes jusqu’à 70 %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r w:rsidRPr="00132FC0">
              <w:rPr>
                <w:rFonts w:asciiTheme="minorHAnsi" w:hAnsiTheme="minorHAnsi" w:cstheme="minorHAnsi"/>
                <w:sz w:val="18"/>
                <w:szCs w:val="18"/>
              </w:rPr>
              <w:t>du VO2max</w:t>
            </w:r>
          </w:p>
          <w:p w14:paraId="14BBBA0F" w14:textId="2B43B944" w:rsidR="00132FC0" w:rsidRPr="00132FC0" w:rsidDel="00273FCB" w:rsidRDefault="00273FCB">
            <w:pPr>
              <w:pStyle w:val="p1"/>
              <w:numPr>
                <w:ilvl w:val="0"/>
                <w:numId w:val="56"/>
              </w:numPr>
              <w:spacing w:line="276" w:lineRule="auto"/>
              <w:rPr>
                <w:del w:id="1211" w:author="sam cornet" w:date="2025-03-17T23:00:00Z" w16du:dateUtc="2025-03-17T22:00:00Z"/>
                <w:rFonts w:asciiTheme="minorHAnsi" w:hAnsiTheme="minorHAnsi" w:cstheme="minorHAnsi"/>
                <w:sz w:val="18"/>
                <w:szCs w:val="18"/>
              </w:rPr>
              <w:pPrChange w:id="1212" w:author="sam cornet" w:date="2025-03-17T22:59:00Z" w16du:dateUtc="2025-03-17T21:59:00Z">
                <w:pPr>
                  <w:pStyle w:val="p1"/>
                  <w:numPr>
                    <w:numId w:val="55"/>
                  </w:numPr>
                  <w:ind w:left="360" w:hanging="360"/>
                </w:pPr>
              </w:pPrChange>
            </w:pPr>
            <w:ins w:id="1213" w:author="sam cornet" w:date="2025-03-17T22:58:00Z" w16du:dateUtc="2025-03-17T21:58:00Z">
              <w:r>
                <w:rPr>
                  <w:rFonts w:asciiTheme="minorHAnsi" w:hAnsiTheme="minorHAnsi" w:cstheme="minorHAnsi"/>
                  <w:sz w:val="18"/>
                  <w:szCs w:val="18"/>
                </w:rPr>
                <w:t>R</w:t>
              </w:r>
            </w:ins>
            <w:del w:id="1214" w:author="sam cornet" w:date="2025-03-17T22:58:00Z" w16du:dateUtc="2025-03-17T21:58:00Z">
              <w:r w:rsidR="00132FC0" w:rsidRPr="00132FC0" w:rsidDel="00273FCB">
                <w:rPr>
                  <w:rFonts w:asciiTheme="minorHAnsi" w:hAnsiTheme="minorHAnsi" w:cstheme="minorHAnsi"/>
                  <w:sz w:val="18"/>
                  <w:szCs w:val="18"/>
                </w:rPr>
                <w:delText>) r</w:delText>
              </w:r>
            </w:del>
            <w:r w:rsidR="00132FC0" w:rsidRPr="00132FC0">
              <w:rPr>
                <w:rFonts w:asciiTheme="minorHAnsi" w:hAnsiTheme="minorHAnsi" w:cstheme="minorHAnsi"/>
                <w:sz w:val="18"/>
                <w:szCs w:val="18"/>
              </w:rPr>
              <w:t>éalisé à 60 et à 120</w:t>
            </w:r>
            <w:r w:rsidR="00132FC0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r w:rsidR="00132FC0" w:rsidRPr="00132FC0">
              <w:rPr>
                <w:rFonts w:asciiTheme="minorHAnsi" w:hAnsiTheme="minorHAnsi" w:cstheme="minorHAnsi"/>
                <w:sz w:val="18"/>
                <w:szCs w:val="18"/>
              </w:rPr>
              <w:t xml:space="preserve">tours/min par des sujets non-entraînés </w:t>
            </w:r>
            <w:r w:rsidR="00132FC0" w:rsidRPr="00273FCB">
              <w:rPr>
                <w:rFonts w:asciiTheme="minorHAnsi" w:hAnsiTheme="minorHAnsi" w:cstheme="minorHAnsi"/>
                <w:i/>
                <w:iCs/>
                <w:szCs w:val="18"/>
                <w:rPrChange w:id="1215" w:author="sam cornet" w:date="2025-03-17T22:58:00Z" w16du:dateUtc="2025-03-17T21:58:00Z">
                  <w:rPr>
                    <w:rFonts w:asciiTheme="minorHAnsi" w:hAnsiTheme="minorHAnsi" w:cstheme="minorHAnsi"/>
                    <w:szCs w:val="18"/>
                  </w:rPr>
                </w:rPrChange>
              </w:rPr>
              <w:t>(</w:t>
            </w:r>
            <w:proofErr w:type="spellStart"/>
            <w:r w:rsidR="00132FC0" w:rsidRPr="00273FCB">
              <w:rPr>
                <w:rFonts w:asciiTheme="minorHAnsi" w:hAnsiTheme="minorHAnsi" w:cstheme="minorHAnsi"/>
                <w:i/>
                <w:iCs/>
                <w:szCs w:val="18"/>
                <w:rPrChange w:id="1216" w:author="sam cornet" w:date="2025-03-17T22:58:00Z" w16du:dateUtc="2025-03-17T21:58:00Z">
                  <w:rPr>
                    <w:rFonts w:asciiTheme="minorHAnsi" w:hAnsiTheme="minorHAnsi" w:cstheme="minorHAnsi"/>
                    <w:szCs w:val="18"/>
                  </w:rPr>
                </w:rPrChange>
              </w:rPr>
              <w:t>Zoladz</w:t>
            </w:r>
            <w:proofErr w:type="spellEnd"/>
            <w:r w:rsidR="00132FC0" w:rsidRPr="00273FCB">
              <w:rPr>
                <w:rFonts w:asciiTheme="minorHAnsi" w:hAnsiTheme="minorHAnsi" w:cstheme="minorHAnsi"/>
                <w:i/>
                <w:iCs/>
                <w:szCs w:val="18"/>
                <w:rPrChange w:id="1217" w:author="sam cornet" w:date="2025-03-17T22:58:00Z" w16du:dateUtc="2025-03-17T21:58:00Z">
                  <w:rPr>
                    <w:rFonts w:asciiTheme="minorHAnsi" w:hAnsiTheme="minorHAnsi" w:cstheme="minorHAnsi"/>
                    <w:szCs w:val="18"/>
                  </w:rPr>
                </w:rPrChange>
              </w:rPr>
              <w:t xml:space="preserve"> et al. 2002)</w:t>
            </w:r>
          </w:p>
          <w:p w14:paraId="4AF8E963" w14:textId="26484061" w:rsidR="00132FC0" w:rsidRPr="00273FCB" w:rsidDel="00273FCB" w:rsidRDefault="00132FC0">
            <w:pPr>
              <w:pStyle w:val="p1"/>
              <w:numPr>
                <w:ilvl w:val="0"/>
                <w:numId w:val="56"/>
              </w:numPr>
              <w:spacing w:line="276" w:lineRule="auto"/>
              <w:textAlignment w:val="baseline"/>
              <w:rPr>
                <w:del w:id="1218" w:author="sam cornet" w:date="2025-03-17T23:00:00Z" w16du:dateUtc="2025-03-17T22:00:00Z"/>
                <w:rFonts w:asciiTheme="minorHAnsi" w:hAnsiTheme="minorHAnsi" w:cstheme="minorHAnsi"/>
                <w:sz w:val="18"/>
                <w:szCs w:val="18"/>
                <w:rPrChange w:id="1219" w:author="sam cornet" w:date="2025-03-17T23:00:00Z" w16du:dateUtc="2025-03-17T22:00:00Z">
                  <w:rPr>
                    <w:del w:id="1220" w:author="sam cornet" w:date="2025-03-17T23:00:00Z" w16du:dateUtc="2025-03-17T22:00:00Z"/>
                  </w:rPr>
                </w:rPrChange>
              </w:rPr>
              <w:pPrChange w:id="1221" w:author="sam cornet" w:date="2025-03-17T22:59:00Z" w16du:dateUtc="2025-03-17T21:59:00Z">
                <w:pPr>
                  <w:pStyle w:val="NormalWeb"/>
                  <w:spacing w:before="0" w:beforeAutospacing="0" w:after="0" w:afterAutospacing="0"/>
                  <w:textAlignment w:val="baseline"/>
                </w:pPr>
              </w:pPrChange>
            </w:pPr>
          </w:p>
          <w:p w14:paraId="3B8D1DF1" w14:textId="1B663410" w:rsidR="00F153ED" w:rsidDel="00273FCB" w:rsidRDefault="00132FC0">
            <w:pPr>
              <w:pStyle w:val="p1"/>
              <w:rPr>
                <w:del w:id="1222" w:author="sam cornet" w:date="2025-03-17T22:59:00Z" w16du:dateUtc="2025-03-17T21:59:00Z"/>
              </w:rPr>
              <w:pPrChange w:id="1223" w:author="sam cornet" w:date="2025-03-17T23:00:00Z" w16du:dateUtc="2025-03-17T22:00:00Z">
                <w:pPr>
                  <w:pStyle w:val="NormalWeb"/>
                  <w:spacing w:before="0" w:beforeAutospacing="0" w:after="0" w:afterAutospacing="0"/>
                  <w:jc w:val="center"/>
                  <w:textAlignment w:val="baseline"/>
                </w:pPr>
              </w:pPrChange>
            </w:pPr>
            <w:del w:id="1224" w:author="sam cornet" w:date="2025-03-17T23:00:00Z" w16du:dateUtc="2025-03-17T22:00:00Z">
              <w:r w:rsidDel="00273FCB">
                <w:rPr>
                  <w:noProof/>
                </w:rPr>
                <w:drawing>
                  <wp:inline distT="0" distB="0" distL="0" distR="0" wp14:anchorId="7671C4D1" wp14:editId="2C1F5AE8">
                    <wp:extent cx="1828387" cy="1924594"/>
                    <wp:effectExtent l="0" t="0" r="635" b="6350"/>
                    <wp:docPr id="1910397267" name="Image 25" descr="Une image contenant diagramme, ligne, texte, Dessin technique&#10;&#10;Le contenu généré par l’IA peut être incorrect.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1910397267" name="Image 25" descr="Une image contenant diagramme, ligne, texte, Dessin technique&#10;&#10;Le contenu généré par l’IA peut être incorrect."/>
                            <pic:cNvPicPr/>
                          </pic:nvPicPr>
                          <pic:blipFill rotWithShape="1">
                            <a:blip r:embed="rId29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b="4208"/>
                            <a:stretch/>
                          </pic:blipFill>
                          <pic:spPr bwMode="auto">
                            <a:xfrm>
                              <a:off x="0" y="0"/>
                              <a:ext cx="1849876" cy="1947213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</a:graphicData>
                    </a:graphic>
                  </wp:inline>
                </w:drawing>
              </w:r>
            </w:del>
          </w:p>
          <w:p w14:paraId="6B1D7FBE" w14:textId="06409FA5" w:rsidR="00132FC0" w:rsidRPr="002C1C62" w:rsidRDefault="00132FC0">
            <w:pPr>
              <w:pStyle w:val="p1"/>
              <w:numPr>
                <w:ilvl w:val="0"/>
                <w:numId w:val="56"/>
              </w:numPr>
              <w:spacing w:line="276" w:lineRule="auto"/>
              <w:pPrChange w:id="1225" w:author="sam cornet" w:date="2025-03-17T23:00:00Z" w16du:dateUtc="2025-03-17T22:00:00Z">
                <w:pPr>
                  <w:pStyle w:val="NormalWeb"/>
                  <w:spacing w:before="0" w:beforeAutospacing="0" w:after="0" w:afterAutospacing="0"/>
                  <w:jc w:val="center"/>
                  <w:textAlignment w:val="baseline"/>
                </w:pPr>
              </w:pPrChange>
            </w:pPr>
            <w:del w:id="1226" w:author="sam cornet" w:date="2025-03-17T22:59:00Z" w16du:dateUtc="2025-03-17T21:59:00Z">
              <w:r w:rsidDel="00273FCB">
                <w:rPr>
                  <w:noProof/>
                </w:rPr>
                <w:drawing>
                  <wp:inline distT="0" distB="0" distL="0" distR="0" wp14:anchorId="15ED176C" wp14:editId="79C6E6E2">
                    <wp:extent cx="3769112" cy="429784"/>
                    <wp:effectExtent l="0" t="0" r="0" b="2540"/>
                    <wp:docPr id="168233110" name="Image 26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168233110" name="Image 168233110"/>
                            <pic:cNvPicPr/>
                          </pic:nvPicPr>
                          <pic:blipFill>
                            <a:blip r:embed="rId30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3858726" cy="440002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w:r>
            </w:del>
          </w:p>
        </w:tc>
      </w:tr>
      <w:tr w:rsidR="00F153ED" w:rsidRPr="002C1C62" w14:paraId="0C4C3338" w14:textId="77777777" w:rsidTr="00273FCB">
        <w:tblPrEx>
          <w:tblW w:w="9654" w:type="dxa"/>
          <w:jc w:val="center"/>
          <w:tblPrExChange w:id="1227" w:author="sam cornet" w:date="2025-03-17T23:02:00Z" w16du:dateUtc="2025-03-17T22:02:00Z">
            <w:tblPrEx>
              <w:tblW w:w="9654" w:type="dxa"/>
              <w:jc w:val="center"/>
            </w:tblPrEx>
          </w:tblPrExChange>
        </w:tblPrEx>
        <w:trPr>
          <w:trHeight w:val="3953"/>
          <w:tblHeader/>
          <w:jc w:val="center"/>
          <w:trPrChange w:id="1228" w:author="sam cornet" w:date="2025-03-17T23:02:00Z" w16du:dateUtc="2025-03-17T22:02:00Z">
            <w:trPr>
              <w:gridAfter w:val="0"/>
              <w:trHeight w:val="1134"/>
              <w:tblHeader/>
              <w:jc w:val="center"/>
            </w:trPr>
          </w:trPrChange>
        </w:trPr>
        <w:tc>
          <w:tcPr>
            <w:tcW w:w="1701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  <w:tcPrChange w:id="1229" w:author="sam cornet" w:date="2025-03-17T23:02:00Z" w16du:dateUtc="2025-03-17T22:02:00Z">
              <w:tcPr>
                <w:tcW w:w="1701" w:type="dxa"/>
                <w:gridSpan w:val="2"/>
                <w:tcBorders>
                  <w:left w:val="single" w:sz="4" w:space="0" w:color="000000"/>
                  <w:bottom w:val="single" w:sz="4" w:space="0" w:color="auto"/>
                  <w:right w:val="single" w:sz="4" w:space="0" w:color="auto"/>
                </w:tcBorders>
                <w:shd w:val="clear" w:color="auto" w:fill="A6A6A6"/>
                <w:vAlign w:val="center"/>
              </w:tcPr>
            </w:tcPrChange>
          </w:tcPr>
          <w:p w14:paraId="422DB8A5" w14:textId="57ED576A" w:rsidR="00F153ED" w:rsidRPr="002C1C62" w:rsidRDefault="00F153ED" w:rsidP="004B69ED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Effets de l’entraînement physique sur le cortisol</w:t>
            </w:r>
          </w:p>
        </w:tc>
        <w:tc>
          <w:tcPr>
            <w:tcW w:w="7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  <w:tcPrChange w:id="1230" w:author="sam cornet" w:date="2025-03-17T23:02:00Z" w16du:dateUtc="2025-03-17T22:02:00Z">
              <w:tcPr>
                <w:tcW w:w="7953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000000"/>
                </w:tcBorders>
                <w:vAlign w:val="center"/>
              </w:tcPr>
            </w:tcPrChange>
          </w:tcPr>
          <w:p w14:paraId="40366B60" w14:textId="77777777" w:rsidR="00041BEB" w:rsidRPr="00041BEB" w:rsidRDefault="00041BEB">
            <w:pPr>
              <w:numPr>
                <w:ilvl w:val="0"/>
                <w:numId w:val="71"/>
              </w:numPr>
              <w:spacing w:line="276" w:lineRule="auto"/>
              <w:jc w:val="left"/>
              <w:rPr>
                <w:ins w:id="1231" w:author="Lea MINAKIAN" w:date="2025-03-03T18:31:00Z" w16du:dateUtc="2025-03-03T17:31:00Z"/>
                <w:rFonts w:asciiTheme="minorHAnsi" w:eastAsia="Arial Unicode MS" w:hAnsiTheme="minorHAnsi" w:cstheme="minorHAnsi"/>
                <w:szCs w:val="18"/>
                <w:rPrChange w:id="1232" w:author="Lea MINAKIAN" w:date="2025-03-03T18:32:00Z" w16du:dateUtc="2025-03-03T17:32:00Z">
                  <w:rPr>
                    <w:ins w:id="1233" w:author="Lea MINAKIAN" w:date="2025-03-03T18:31:00Z" w16du:dateUtc="2025-03-03T17:31:00Z"/>
                    <w:rFonts w:ascii="Aptos" w:eastAsia="Arial Unicode MS" w:hAnsi="Aptos" w:cs="Aptos"/>
                    <w:szCs w:val="18"/>
                  </w:rPr>
                </w:rPrChange>
              </w:rPr>
              <w:pPrChange w:id="1234" w:author="sam cornet" w:date="2025-03-17T23:01:00Z" w16du:dateUtc="2025-03-17T22:01:00Z">
                <w:pPr>
                  <w:numPr>
                    <w:numId w:val="71"/>
                  </w:numPr>
                  <w:spacing w:line="240" w:lineRule="auto"/>
                  <w:ind w:left="360" w:hanging="360"/>
                  <w:jc w:val="left"/>
                </w:pPr>
              </w:pPrChange>
            </w:pPr>
            <w:ins w:id="1235" w:author="Lea MINAKIAN" w:date="2025-03-03T18:31:00Z" w16du:dateUtc="2025-03-03T17:31:00Z">
              <w:r w:rsidRPr="00041BEB">
                <w:rPr>
                  <w:rFonts w:asciiTheme="minorHAnsi" w:eastAsia="Arial Unicode MS" w:hAnsiTheme="minorHAnsi" w:cstheme="minorHAnsi"/>
                  <w:szCs w:val="18"/>
                  <w:rPrChange w:id="1236" w:author="Lea MINAKIAN" w:date="2025-03-03T18:32:00Z" w16du:dateUtc="2025-03-03T17:32:00Z">
                    <w:rPr>
                      <w:rFonts w:ascii="Aptos" w:eastAsia="Arial Unicode MS" w:hAnsi="Aptos" w:cs="Aptos"/>
                      <w:szCs w:val="18"/>
                    </w:rPr>
                  </w:rPrChange>
                </w:rPr>
                <w:t xml:space="preserve">Comparaison entre gymnastes </w:t>
              </w:r>
              <w:proofErr w:type="spellStart"/>
              <w:r w:rsidRPr="00041BEB">
                <w:rPr>
                  <w:rFonts w:asciiTheme="minorHAnsi" w:eastAsia="Arial Unicode MS" w:hAnsiTheme="minorHAnsi" w:cstheme="minorHAnsi"/>
                  <w:szCs w:val="18"/>
                  <w:rPrChange w:id="1237" w:author="Lea MINAKIAN" w:date="2025-03-03T18:32:00Z" w16du:dateUtc="2025-03-03T17:32:00Z">
                    <w:rPr>
                      <w:rFonts w:ascii="Aptos" w:eastAsia="Arial Unicode MS" w:hAnsi="Aptos" w:cs="Aptos"/>
                      <w:szCs w:val="18"/>
                    </w:rPr>
                  </w:rPrChange>
                </w:rPr>
                <w:t>pré-pubères</w:t>
              </w:r>
              <w:proofErr w:type="spellEnd"/>
              <w:r w:rsidRPr="00041BEB">
                <w:rPr>
                  <w:rFonts w:asciiTheme="minorHAnsi" w:eastAsia="Arial Unicode MS" w:hAnsiTheme="minorHAnsi" w:cstheme="minorHAnsi"/>
                  <w:szCs w:val="18"/>
                  <w:rPrChange w:id="1238" w:author="Lea MINAKIAN" w:date="2025-03-03T18:32:00Z" w16du:dateUtc="2025-03-03T17:32:00Z">
                    <w:rPr>
                      <w:rFonts w:ascii="Aptos" w:eastAsia="Arial Unicode MS" w:hAnsi="Aptos" w:cs="Aptos"/>
                      <w:szCs w:val="18"/>
                    </w:rPr>
                  </w:rPrChange>
                </w:rPr>
                <w:t xml:space="preserve"> et sédentaires </w:t>
              </w:r>
              <w:proofErr w:type="spellStart"/>
              <w:r w:rsidRPr="00041BEB">
                <w:rPr>
                  <w:rFonts w:asciiTheme="minorHAnsi" w:eastAsia="Arial Unicode MS" w:hAnsiTheme="minorHAnsi" w:cstheme="minorHAnsi"/>
                  <w:szCs w:val="18"/>
                  <w:rPrChange w:id="1239" w:author="Lea MINAKIAN" w:date="2025-03-03T18:32:00Z" w16du:dateUtc="2025-03-03T17:32:00Z">
                    <w:rPr>
                      <w:rFonts w:ascii="Aptos" w:eastAsia="Arial Unicode MS" w:hAnsi="Aptos" w:cs="Aptos"/>
                      <w:szCs w:val="18"/>
                    </w:rPr>
                  </w:rPrChange>
                </w:rPr>
                <w:t>pré-pubères</w:t>
              </w:r>
              <w:proofErr w:type="spellEnd"/>
              <w:r w:rsidRPr="00041BEB">
                <w:rPr>
                  <w:rFonts w:asciiTheme="minorHAnsi" w:eastAsia="Arial Unicode MS" w:hAnsiTheme="minorHAnsi" w:cstheme="minorHAnsi"/>
                  <w:szCs w:val="18"/>
                  <w:rPrChange w:id="1240" w:author="Lea MINAKIAN" w:date="2025-03-03T18:32:00Z" w16du:dateUtc="2025-03-03T17:32:00Z">
                    <w:rPr>
                      <w:rFonts w:ascii="Aptos" w:eastAsia="Arial Unicode MS" w:hAnsi="Aptos" w:cs="Aptos"/>
                      <w:szCs w:val="18"/>
                    </w:rPr>
                  </w:rPrChange>
                </w:rPr>
                <w:t xml:space="preserve"> : </w:t>
              </w:r>
            </w:ins>
          </w:p>
          <w:p w14:paraId="02C21EF1" w14:textId="77777777" w:rsidR="00041BEB" w:rsidRPr="00041BEB" w:rsidRDefault="00041BEB">
            <w:pPr>
              <w:numPr>
                <w:ilvl w:val="0"/>
                <w:numId w:val="72"/>
              </w:numPr>
              <w:spacing w:line="276" w:lineRule="auto"/>
              <w:jc w:val="left"/>
              <w:rPr>
                <w:ins w:id="1241" w:author="Lea MINAKIAN" w:date="2025-03-03T18:31:00Z" w16du:dateUtc="2025-03-03T17:31:00Z"/>
                <w:rFonts w:asciiTheme="minorHAnsi" w:eastAsia="Arial Unicode MS" w:hAnsiTheme="minorHAnsi" w:cstheme="minorHAnsi"/>
                <w:szCs w:val="18"/>
                <w:rPrChange w:id="1242" w:author="Lea MINAKIAN" w:date="2025-03-03T18:32:00Z" w16du:dateUtc="2025-03-03T17:32:00Z">
                  <w:rPr>
                    <w:ins w:id="1243" w:author="Lea MINAKIAN" w:date="2025-03-03T18:31:00Z" w16du:dateUtc="2025-03-03T17:31:00Z"/>
                    <w:rFonts w:ascii="Aptos" w:eastAsia="Arial Unicode MS" w:hAnsi="Aptos" w:cs="Aptos"/>
                    <w:szCs w:val="18"/>
                  </w:rPr>
                </w:rPrChange>
              </w:rPr>
              <w:pPrChange w:id="1244" w:author="sam cornet" w:date="2025-03-17T23:01:00Z" w16du:dateUtc="2025-03-17T22:01:00Z">
                <w:pPr>
                  <w:numPr>
                    <w:numId w:val="72"/>
                  </w:numPr>
                  <w:spacing w:line="240" w:lineRule="auto"/>
                  <w:ind w:left="611" w:hanging="360"/>
                  <w:jc w:val="left"/>
                </w:pPr>
              </w:pPrChange>
            </w:pPr>
            <w:ins w:id="1245" w:author="Lea MINAKIAN" w:date="2025-03-03T18:31:00Z" w16du:dateUtc="2025-03-03T17:31:00Z">
              <w:r w:rsidRPr="00041BEB">
                <w:rPr>
                  <w:rFonts w:asciiTheme="minorHAnsi" w:eastAsia="Arial Unicode MS" w:hAnsiTheme="minorHAnsi" w:cstheme="minorHAnsi"/>
                  <w:szCs w:val="18"/>
                  <w:rPrChange w:id="1246" w:author="Lea MINAKIAN" w:date="2025-03-03T18:32:00Z" w16du:dateUtc="2025-03-03T17:32:00Z">
                    <w:rPr>
                      <w:rFonts w:ascii="Aptos" w:eastAsia="Arial Unicode MS" w:hAnsi="Aptos" w:cs="Aptos"/>
                      <w:szCs w:val="18"/>
                    </w:rPr>
                  </w:rPrChange>
                </w:rPr>
                <w:t xml:space="preserve">Il n’existe </w:t>
              </w:r>
              <w:r w:rsidRPr="00041BEB">
                <w:rPr>
                  <w:rFonts w:asciiTheme="minorHAnsi" w:eastAsia="Arial Unicode MS" w:hAnsiTheme="minorHAnsi" w:cstheme="minorHAnsi"/>
                  <w:b/>
                  <w:bCs/>
                  <w:szCs w:val="18"/>
                  <w:rPrChange w:id="1247" w:author="Lea MINAKIAN" w:date="2025-03-03T18:32:00Z" w16du:dateUtc="2025-03-03T17:32:00Z">
                    <w:rPr>
                      <w:rFonts w:ascii="Aptos" w:eastAsia="Arial Unicode MS" w:hAnsi="Aptos" w:cs="Aptos"/>
                      <w:szCs w:val="18"/>
                    </w:rPr>
                  </w:rPrChange>
                </w:rPr>
                <w:t>pas de différence au niveau des concentrations du cortisol urinaire</w:t>
              </w:r>
              <w:r w:rsidRPr="00041BEB">
                <w:rPr>
                  <w:rFonts w:asciiTheme="minorHAnsi" w:eastAsia="Arial Unicode MS" w:hAnsiTheme="minorHAnsi" w:cstheme="minorHAnsi"/>
                  <w:szCs w:val="18"/>
                  <w:rPrChange w:id="1248" w:author="Lea MINAKIAN" w:date="2025-03-03T18:32:00Z" w16du:dateUtc="2025-03-03T17:32:00Z">
                    <w:rPr>
                      <w:rFonts w:ascii="Aptos" w:eastAsia="Arial Unicode MS" w:hAnsi="Aptos" w:cs="Aptos"/>
                      <w:szCs w:val="18"/>
                    </w:rPr>
                  </w:rPrChange>
                </w:rPr>
                <w:t xml:space="preserve"> </w:t>
              </w:r>
            </w:ins>
          </w:p>
          <w:p w14:paraId="6C29A797" w14:textId="77777777" w:rsidR="00041BEB" w:rsidRPr="00041BEB" w:rsidRDefault="00041BEB">
            <w:pPr>
              <w:numPr>
                <w:ilvl w:val="0"/>
                <w:numId w:val="72"/>
              </w:numPr>
              <w:spacing w:line="276" w:lineRule="auto"/>
              <w:jc w:val="left"/>
              <w:rPr>
                <w:ins w:id="1249" w:author="Lea MINAKIAN" w:date="2025-03-03T18:31:00Z" w16du:dateUtc="2025-03-03T17:31:00Z"/>
                <w:rFonts w:asciiTheme="minorHAnsi" w:eastAsia="Arial Unicode MS" w:hAnsiTheme="minorHAnsi" w:cstheme="minorHAnsi"/>
                <w:szCs w:val="18"/>
                <w:rPrChange w:id="1250" w:author="Lea MINAKIAN" w:date="2025-03-03T18:32:00Z" w16du:dateUtc="2025-03-03T17:32:00Z">
                  <w:rPr>
                    <w:ins w:id="1251" w:author="Lea MINAKIAN" w:date="2025-03-03T18:31:00Z" w16du:dateUtc="2025-03-03T17:31:00Z"/>
                    <w:rFonts w:ascii="Aptos" w:eastAsia="Arial Unicode MS" w:hAnsi="Aptos" w:cs="Aptos"/>
                    <w:szCs w:val="18"/>
                  </w:rPr>
                </w:rPrChange>
              </w:rPr>
              <w:pPrChange w:id="1252" w:author="sam cornet" w:date="2025-03-17T23:01:00Z" w16du:dateUtc="2025-03-17T22:01:00Z">
                <w:pPr>
                  <w:numPr>
                    <w:numId w:val="72"/>
                  </w:numPr>
                  <w:spacing w:line="240" w:lineRule="auto"/>
                  <w:ind w:left="611" w:hanging="360"/>
                  <w:jc w:val="left"/>
                </w:pPr>
              </w:pPrChange>
            </w:pPr>
            <w:ins w:id="1253" w:author="Lea MINAKIAN" w:date="2025-03-03T18:31:00Z" w16du:dateUtc="2025-03-03T17:31:00Z">
              <w:r w:rsidRPr="00041BEB">
                <w:rPr>
                  <w:rFonts w:asciiTheme="minorHAnsi" w:eastAsia="Arial Unicode MS" w:hAnsiTheme="minorHAnsi" w:cstheme="minorHAnsi"/>
                  <w:szCs w:val="18"/>
                  <w:rPrChange w:id="1254" w:author="Lea MINAKIAN" w:date="2025-03-03T18:32:00Z" w16du:dateUtc="2025-03-03T17:32:00Z">
                    <w:rPr>
                      <w:rFonts w:ascii="Aptos" w:eastAsia="Arial Unicode MS" w:hAnsi="Aptos" w:cs="Aptos"/>
                      <w:szCs w:val="18"/>
                    </w:rPr>
                  </w:rPrChange>
                </w:rPr>
                <w:t>Un entrainement intense chez ces gymnastes n’altère pas la concentration urinaire de cortisol</w:t>
              </w:r>
            </w:ins>
          </w:p>
          <w:p w14:paraId="150F33DC" w14:textId="77777777" w:rsidR="00041BEB" w:rsidRPr="00041BEB" w:rsidRDefault="00041BEB">
            <w:pPr>
              <w:numPr>
                <w:ilvl w:val="0"/>
                <w:numId w:val="71"/>
              </w:numPr>
              <w:spacing w:line="276" w:lineRule="auto"/>
              <w:jc w:val="left"/>
              <w:rPr>
                <w:ins w:id="1255" w:author="Lea MINAKIAN" w:date="2025-03-03T18:31:00Z" w16du:dateUtc="2025-03-03T17:31:00Z"/>
                <w:rFonts w:asciiTheme="minorHAnsi" w:eastAsia="Arial Unicode MS" w:hAnsiTheme="minorHAnsi" w:cstheme="minorHAnsi"/>
                <w:szCs w:val="18"/>
                <w:rPrChange w:id="1256" w:author="Lea MINAKIAN" w:date="2025-03-03T18:32:00Z" w16du:dateUtc="2025-03-03T17:32:00Z">
                  <w:rPr>
                    <w:ins w:id="1257" w:author="Lea MINAKIAN" w:date="2025-03-03T18:31:00Z" w16du:dateUtc="2025-03-03T17:31:00Z"/>
                    <w:rFonts w:ascii="Aptos" w:eastAsia="Arial Unicode MS" w:hAnsi="Aptos" w:cs="Aptos"/>
                    <w:szCs w:val="18"/>
                  </w:rPr>
                </w:rPrChange>
              </w:rPr>
              <w:pPrChange w:id="1258" w:author="sam cornet" w:date="2025-03-17T23:01:00Z" w16du:dateUtc="2025-03-17T22:01:00Z">
                <w:pPr>
                  <w:numPr>
                    <w:numId w:val="71"/>
                  </w:numPr>
                  <w:spacing w:line="240" w:lineRule="auto"/>
                  <w:ind w:left="360" w:hanging="360"/>
                  <w:jc w:val="left"/>
                </w:pPr>
              </w:pPrChange>
            </w:pPr>
            <w:ins w:id="1259" w:author="Lea MINAKIAN" w:date="2025-03-03T18:31:00Z" w16du:dateUtc="2025-03-03T17:31:00Z">
              <w:r w:rsidRPr="00041BEB">
                <w:rPr>
                  <w:rFonts w:asciiTheme="minorHAnsi" w:eastAsia="Arial Unicode MS" w:hAnsiTheme="minorHAnsi" w:cstheme="minorHAnsi"/>
                  <w:szCs w:val="18"/>
                  <w:rPrChange w:id="1260" w:author="Lea MINAKIAN" w:date="2025-03-03T18:32:00Z" w16du:dateUtc="2025-03-03T17:32:00Z">
                    <w:rPr>
                      <w:rFonts w:ascii="Aptos" w:eastAsia="Arial Unicode MS" w:hAnsi="Aptos" w:cs="Aptos"/>
                      <w:szCs w:val="18"/>
                    </w:rPr>
                  </w:rPrChange>
                </w:rPr>
                <w:t>Concentrations du cortisol plasmatique significativement augmentée après 5 semaines d’entrainement en altitude chez des triathlètes</w:t>
              </w:r>
            </w:ins>
          </w:p>
          <w:p w14:paraId="42538003" w14:textId="77777777" w:rsidR="00273FCB" w:rsidRDefault="00041BEB" w:rsidP="00273FCB">
            <w:pPr>
              <w:numPr>
                <w:ilvl w:val="0"/>
                <w:numId w:val="75"/>
              </w:numPr>
              <w:spacing w:line="276" w:lineRule="auto"/>
              <w:jc w:val="left"/>
              <w:rPr>
                <w:ins w:id="1261" w:author="sam cornet" w:date="2025-03-17T23:01:00Z" w16du:dateUtc="2025-03-17T22:01:00Z"/>
                <w:rFonts w:asciiTheme="minorHAnsi" w:eastAsia="Arial Unicode MS" w:hAnsiTheme="minorHAnsi" w:cstheme="minorHAnsi"/>
                <w:szCs w:val="18"/>
              </w:rPr>
            </w:pPr>
            <w:ins w:id="1262" w:author="Lea MINAKIAN" w:date="2025-03-03T18:31:00Z" w16du:dateUtc="2025-03-03T17:31:00Z">
              <w:r w:rsidRPr="00041BEB">
                <w:rPr>
                  <w:rFonts w:asciiTheme="minorHAnsi" w:eastAsia="Arial Unicode MS" w:hAnsiTheme="minorHAnsi" w:cstheme="minorHAnsi"/>
                  <w:szCs w:val="18"/>
                  <w:rPrChange w:id="1263" w:author="Lea MINAKIAN" w:date="2025-03-03T18:32:00Z" w16du:dateUtc="2025-03-03T17:32:00Z">
                    <w:rPr>
                      <w:rFonts w:ascii="Aptos" w:eastAsia="Arial Unicode MS" w:hAnsi="Aptos" w:cs="Aptos"/>
                      <w:szCs w:val="18"/>
                    </w:rPr>
                  </w:rPrChange>
                </w:rPr>
                <w:t xml:space="preserve">Augmentation attribuée à l’augmentation progressive de l’intensité </w:t>
              </w:r>
            </w:ins>
          </w:p>
          <w:p w14:paraId="03454DD3" w14:textId="6E86B99C" w:rsidR="00041BEB" w:rsidRPr="00273FCB" w:rsidRDefault="00273FCB">
            <w:pPr>
              <w:pStyle w:val="Paragraphedeliste"/>
              <w:numPr>
                <w:ilvl w:val="0"/>
                <w:numId w:val="89"/>
              </w:numPr>
              <w:spacing w:line="276" w:lineRule="auto"/>
              <w:jc w:val="left"/>
              <w:rPr>
                <w:ins w:id="1264" w:author="Lea MINAKIAN" w:date="2025-03-03T18:31:00Z" w16du:dateUtc="2025-03-03T17:31:00Z"/>
                <w:rFonts w:asciiTheme="minorHAnsi" w:eastAsia="Arial Unicode MS" w:hAnsiTheme="minorHAnsi" w:cstheme="minorHAnsi"/>
                <w:szCs w:val="18"/>
                <w:rPrChange w:id="1265" w:author="sam cornet" w:date="2025-03-17T23:01:00Z" w16du:dateUtc="2025-03-17T22:01:00Z">
                  <w:rPr>
                    <w:ins w:id="1266" w:author="Lea MINAKIAN" w:date="2025-03-03T18:31:00Z" w16du:dateUtc="2025-03-03T17:31:00Z"/>
                    <w:rFonts w:ascii="Aptos" w:eastAsia="Arial Unicode MS" w:hAnsi="Aptos" w:cs="Aptos"/>
                    <w:szCs w:val="18"/>
                  </w:rPr>
                </w:rPrChange>
              </w:rPr>
              <w:pPrChange w:id="1267" w:author="sam cornet" w:date="2025-03-17T23:01:00Z" w16du:dateUtc="2025-03-17T22:01:00Z">
                <w:pPr>
                  <w:numPr>
                    <w:numId w:val="75"/>
                  </w:numPr>
                  <w:spacing w:line="240" w:lineRule="auto"/>
                  <w:ind w:left="643" w:hanging="360"/>
                  <w:jc w:val="left"/>
                </w:pPr>
              </w:pPrChange>
            </w:pPr>
            <w:ins w:id="1268" w:author="sam cornet" w:date="2025-03-17T23:01:00Z" w16du:dateUtc="2025-03-17T22:01:00Z">
              <w:r>
                <w:rPr>
                  <w:rFonts w:asciiTheme="minorHAnsi" w:eastAsia="Arial Unicode MS" w:hAnsiTheme="minorHAnsi" w:cstheme="minorHAnsi"/>
                  <w:szCs w:val="18"/>
                </w:rPr>
                <w:t>E</w:t>
              </w:r>
            </w:ins>
            <w:ins w:id="1269" w:author="Lea MINAKIAN" w:date="2025-03-03T18:31:00Z" w16du:dateUtc="2025-03-03T17:31:00Z">
              <w:del w:id="1270" w:author="sam cornet" w:date="2025-03-17T23:01:00Z" w16du:dateUtc="2025-03-17T22:01:00Z">
                <w:r w:rsidR="00041BEB" w:rsidRPr="00273FCB" w:rsidDel="00273FCB">
                  <w:rPr>
                    <w:rFonts w:asciiTheme="minorHAnsi" w:eastAsia="Arial Unicode MS" w:hAnsiTheme="minorHAnsi" w:cstheme="minorHAnsi"/>
                    <w:szCs w:val="18"/>
                    <w:rPrChange w:id="1271" w:author="sam cornet" w:date="2025-03-17T23:01:00Z" w16du:dateUtc="2025-03-17T22:01:00Z">
                      <w:rPr>
                        <w:rFonts w:ascii="Aptos" w:eastAsia="Arial Unicode MS" w:hAnsi="Aptos" w:cs="Aptos"/>
                        <w:szCs w:val="18"/>
                      </w:rPr>
                    </w:rPrChange>
                  </w:rPr>
                  <w:delText>e</w:delText>
                </w:r>
              </w:del>
              <w:r w:rsidR="00041BEB" w:rsidRPr="00273FCB">
                <w:rPr>
                  <w:rFonts w:asciiTheme="minorHAnsi" w:eastAsia="Arial Unicode MS" w:hAnsiTheme="minorHAnsi" w:cstheme="minorHAnsi"/>
                  <w:szCs w:val="18"/>
                  <w:rPrChange w:id="1272" w:author="sam cornet" w:date="2025-03-17T23:01:00Z" w16du:dateUtc="2025-03-17T22:01:00Z">
                    <w:rPr>
                      <w:rFonts w:ascii="Aptos" w:eastAsia="Arial Unicode MS" w:hAnsi="Aptos" w:cs="Aptos"/>
                      <w:szCs w:val="18"/>
                    </w:rPr>
                  </w:rPrChange>
                </w:rPr>
                <w:t>t/ou du volume de l’entraînement combinée à l’altitude</w:t>
              </w:r>
            </w:ins>
          </w:p>
          <w:p w14:paraId="14C75565" w14:textId="77777777" w:rsidR="00041BEB" w:rsidRPr="00041BEB" w:rsidRDefault="00041BEB">
            <w:pPr>
              <w:numPr>
                <w:ilvl w:val="0"/>
                <w:numId w:val="71"/>
              </w:numPr>
              <w:spacing w:line="276" w:lineRule="auto"/>
              <w:jc w:val="left"/>
              <w:rPr>
                <w:ins w:id="1273" w:author="Lea MINAKIAN" w:date="2025-03-03T18:31:00Z" w16du:dateUtc="2025-03-03T17:31:00Z"/>
                <w:rFonts w:asciiTheme="minorHAnsi" w:eastAsia="Arial Unicode MS" w:hAnsiTheme="minorHAnsi" w:cstheme="minorHAnsi"/>
                <w:szCs w:val="18"/>
                <w:rPrChange w:id="1274" w:author="Lea MINAKIAN" w:date="2025-03-03T18:32:00Z" w16du:dateUtc="2025-03-03T17:32:00Z">
                  <w:rPr>
                    <w:ins w:id="1275" w:author="Lea MINAKIAN" w:date="2025-03-03T18:31:00Z" w16du:dateUtc="2025-03-03T17:31:00Z"/>
                    <w:rFonts w:ascii="Aptos" w:eastAsia="Arial Unicode MS" w:hAnsi="Aptos" w:cs="Aptos"/>
                    <w:szCs w:val="18"/>
                  </w:rPr>
                </w:rPrChange>
              </w:rPr>
              <w:pPrChange w:id="1276" w:author="sam cornet" w:date="2025-03-17T23:01:00Z" w16du:dateUtc="2025-03-17T22:01:00Z">
                <w:pPr>
                  <w:numPr>
                    <w:numId w:val="71"/>
                  </w:numPr>
                  <w:spacing w:line="240" w:lineRule="auto"/>
                  <w:ind w:left="360" w:hanging="360"/>
                  <w:jc w:val="left"/>
                </w:pPr>
              </w:pPrChange>
            </w:pPr>
            <w:ins w:id="1277" w:author="Lea MINAKIAN" w:date="2025-03-03T18:31:00Z" w16du:dateUtc="2025-03-03T17:31:00Z">
              <w:r w:rsidRPr="00041BEB">
                <w:rPr>
                  <w:rFonts w:asciiTheme="minorHAnsi" w:eastAsia="Arial Unicode MS" w:hAnsiTheme="minorHAnsi" w:cstheme="minorHAnsi"/>
                  <w:b/>
                  <w:bCs/>
                  <w:szCs w:val="18"/>
                  <w:rPrChange w:id="1278" w:author="Lea MINAKIAN" w:date="2025-03-03T18:32:00Z" w16du:dateUtc="2025-03-03T17:32:00Z">
                    <w:rPr>
                      <w:rFonts w:ascii="Aptos" w:eastAsia="Arial Unicode MS" w:hAnsi="Aptos" w:cs="Aptos"/>
                      <w:szCs w:val="18"/>
                    </w:rPr>
                  </w:rPrChange>
                </w:rPr>
                <w:t>Type d’entrainement</w:t>
              </w:r>
              <w:r w:rsidRPr="00041BEB">
                <w:rPr>
                  <w:rFonts w:asciiTheme="minorHAnsi" w:eastAsia="Arial Unicode MS" w:hAnsiTheme="minorHAnsi" w:cstheme="minorHAnsi"/>
                  <w:szCs w:val="18"/>
                  <w:rPrChange w:id="1279" w:author="Lea MINAKIAN" w:date="2025-03-03T18:32:00Z" w16du:dateUtc="2025-03-03T17:32:00Z">
                    <w:rPr>
                      <w:rFonts w:ascii="Aptos" w:eastAsia="Arial Unicode MS" w:hAnsi="Aptos" w:cs="Aptos"/>
                      <w:szCs w:val="18"/>
                    </w:rPr>
                  </w:rPrChange>
                </w:rPr>
                <w:t xml:space="preserve"> peut influencer la sécrétion du cortisol </w:t>
              </w:r>
            </w:ins>
          </w:p>
          <w:p w14:paraId="3DA73A48" w14:textId="77777777" w:rsidR="00273FCB" w:rsidRDefault="00041BEB" w:rsidP="00273FCB">
            <w:pPr>
              <w:numPr>
                <w:ilvl w:val="0"/>
                <w:numId w:val="73"/>
              </w:numPr>
              <w:spacing w:line="276" w:lineRule="auto"/>
              <w:jc w:val="left"/>
              <w:rPr>
                <w:ins w:id="1280" w:author="sam cornet" w:date="2025-03-17T23:01:00Z" w16du:dateUtc="2025-03-17T22:01:00Z"/>
                <w:rFonts w:asciiTheme="minorHAnsi" w:eastAsia="Arial Unicode MS" w:hAnsiTheme="minorHAnsi" w:cstheme="minorHAnsi"/>
                <w:szCs w:val="18"/>
              </w:rPr>
            </w:pPr>
            <w:ins w:id="1281" w:author="Lea MINAKIAN" w:date="2025-03-03T18:31:00Z" w16du:dateUtc="2025-03-03T17:31:00Z">
              <w:r w:rsidRPr="00041BEB">
                <w:rPr>
                  <w:rFonts w:asciiTheme="minorHAnsi" w:eastAsia="Arial Unicode MS" w:hAnsiTheme="minorHAnsi" w:cstheme="minorHAnsi"/>
                  <w:szCs w:val="18"/>
                  <w:rPrChange w:id="1282" w:author="Lea MINAKIAN" w:date="2025-03-03T18:32:00Z" w16du:dateUtc="2025-03-03T17:32:00Z">
                    <w:rPr>
                      <w:rFonts w:ascii="Aptos" w:eastAsia="Arial Unicode MS" w:hAnsi="Aptos" w:cs="Aptos"/>
                      <w:szCs w:val="18"/>
                    </w:rPr>
                  </w:rPrChange>
                </w:rPr>
                <w:t xml:space="preserve">Concentration de cortisol salivaire diminue après un entrainement de handball </w:t>
              </w:r>
            </w:ins>
          </w:p>
          <w:p w14:paraId="3E23D0F2" w14:textId="40F21CF4" w:rsidR="00041BEB" w:rsidRPr="00273FCB" w:rsidRDefault="00273FCB">
            <w:pPr>
              <w:pStyle w:val="Paragraphedeliste"/>
              <w:numPr>
                <w:ilvl w:val="0"/>
                <w:numId w:val="89"/>
              </w:numPr>
              <w:spacing w:line="276" w:lineRule="auto"/>
              <w:jc w:val="left"/>
              <w:rPr>
                <w:ins w:id="1283" w:author="Lea MINAKIAN" w:date="2025-03-03T18:31:00Z" w16du:dateUtc="2025-03-03T17:31:00Z"/>
                <w:rFonts w:asciiTheme="minorHAnsi" w:eastAsia="Arial Unicode MS" w:hAnsiTheme="minorHAnsi" w:cstheme="minorHAnsi"/>
                <w:szCs w:val="18"/>
                <w:rPrChange w:id="1284" w:author="sam cornet" w:date="2025-03-17T23:02:00Z" w16du:dateUtc="2025-03-17T22:02:00Z">
                  <w:rPr>
                    <w:ins w:id="1285" w:author="Lea MINAKIAN" w:date="2025-03-03T18:31:00Z" w16du:dateUtc="2025-03-03T17:31:00Z"/>
                    <w:rFonts w:ascii="Aptos" w:eastAsia="Arial Unicode MS" w:hAnsi="Aptos" w:cs="Aptos"/>
                    <w:szCs w:val="18"/>
                  </w:rPr>
                </w:rPrChange>
              </w:rPr>
              <w:pPrChange w:id="1286" w:author="sam cornet" w:date="2025-03-17T23:02:00Z" w16du:dateUtc="2025-03-17T22:02:00Z">
                <w:pPr>
                  <w:numPr>
                    <w:numId w:val="73"/>
                  </w:numPr>
                  <w:spacing w:line="240" w:lineRule="auto"/>
                  <w:ind w:left="611" w:hanging="360"/>
                  <w:jc w:val="left"/>
                </w:pPr>
              </w:pPrChange>
            </w:pPr>
            <w:ins w:id="1287" w:author="sam cornet" w:date="2025-03-17T23:02:00Z" w16du:dateUtc="2025-03-17T22:02:00Z">
              <w:r>
                <w:rPr>
                  <w:rFonts w:asciiTheme="minorHAnsi" w:eastAsia="Arial Unicode MS" w:hAnsiTheme="minorHAnsi" w:cstheme="minorHAnsi"/>
                  <w:szCs w:val="18"/>
                </w:rPr>
                <w:t>E</w:t>
              </w:r>
            </w:ins>
            <w:ins w:id="1288" w:author="Lea MINAKIAN" w:date="2025-03-03T18:31:00Z" w16du:dateUtc="2025-03-03T17:31:00Z">
              <w:del w:id="1289" w:author="sam cornet" w:date="2025-03-17T23:01:00Z" w16du:dateUtc="2025-03-17T22:01:00Z">
                <w:r w:rsidR="00041BEB" w:rsidRPr="00273FCB" w:rsidDel="00273FCB">
                  <w:rPr>
                    <w:rFonts w:asciiTheme="minorHAnsi" w:eastAsia="Arial Unicode MS" w:hAnsiTheme="minorHAnsi" w:cstheme="minorHAnsi"/>
                    <w:szCs w:val="18"/>
                    <w:rPrChange w:id="1290" w:author="sam cornet" w:date="2025-03-17T23:02:00Z" w16du:dateUtc="2025-03-17T22:02:00Z">
                      <w:rPr>
                        <w:rFonts w:ascii="Aptos" w:eastAsia="Arial Unicode MS" w:hAnsi="Aptos" w:cs="Aptos"/>
                        <w:szCs w:val="18"/>
                      </w:rPr>
                    </w:rPrChange>
                  </w:rPr>
                  <w:delText>e</w:delText>
                </w:r>
              </w:del>
              <w:r w:rsidR="00041BEB" w:rsidRPr="00273FCB">
                <w:rPr>
                  <w:rFonts w:asciiTheme="minorHAnsi" w:eastAsia="Arial Unicode MS" w:hAnsiTheme="minorHAnsi" w:cstheme="minorHAnsi"/>
                  <w:szCs w:val="18"/>
                  <w:rPrChange w:id="1291" w:author="sam cornet" w:date="2025-03-17T23:02:00Z" w16du:dateUtc="2025-03-17T22:02:00Z">
                    <w:rPr>
                      <w:rFonts w:ascii="Aptos" w:eastAsia="Arial Unicode MS" w:hAnsi="Aptos" w:cs="Aptos"/>
                      <w:szCs w:val="18"/>
                    </w:rPr>
                  </w:rPrChange>
                </w:rPr>
                <w:t xml:space="preserve">t reste stable après un entrainement de natation chez des sportives </w:t>
              </w:r>
            </w:ins>
          </w:p>
          <w:p w14:paraId="7F13A8CE" w14:textId="295A155B" w:rsidR="00041BEB" w:rsidRPr="00041BEB" w:rsidRDefault="00041BEB">
            <w:pPr>
              <w:numPr>
                <w:ilvl w:val="0"/>
                <w:numId w:val="74"/>
              </w:numPr>
              <w:spacing w:line="276" w:lineRule="auto"/>
              <w:jc w:val="left"/>
              <w:rPr>
                <w:ins w:id="1292" w:author="Lea MINAKIAN" w:date="2025-03-03T18:31:00Z" w16du:dateUtc="2025-03-03T17:31:00Z"/>
                <w:rFonts w:asciiTheme="minorHAnsi" w:eastAsia="Arial Unicode MS" w:hAnsiTheme="minorHAnsi" w:cstheme="minorHAnsi"/>
                <w:szCs w:val="18"/>
                <w:rPrChange w:id="1293" w:author="Lea MINAKIAN" w:date="2025-03-03T18:32:00Z" w16du:dateUtc="2025-03-03T17:32:00Z">
                  <w:rPr>
                    <w:ins w:id="1294" w:author="Lea MINAKIAN" w:date="2025-03-03T18:31:00Z" w16du:dateUtc="2025-03-03T17:31:00Z"/>
                    <w:rFonts w:ascii="Aptos" w:eastAsia="Arial Unicode MS" w:hAnsi="Aptos" w:cs="Aptos"/>
                    <w:szCs w:val="18"/>
                  </w:rPr>
                </w:rPrChange>
              </w:rPr>
              <w:pPrChange w:id="1295" w:author="sam cornet" w:date="2025-03-17T23:01:00Z" w16du:dateUtc="2025-03-17T22:01:00Z">
                <w:pPr>
                  <w:numPr>
                    <w:numId w:val="74"/>
                  </w:numPr>
                  <w:spacing w:line="240" w:lineRule="auto"/>
                  <w:ind w:left="360" w:hanging="360"/>
                  <w:jc w:val="left"/>
                </w:pPr>
              </w:pPrChange>
            </w:pPr>
            <w:ins w:id="1296" w:author="Lea MINAKIAN" w:date="2025-03-03T18:31:00Z" w16du:dateUtc="2025-03-03T17:31:00Z">
              <w:r w:rsidRPr="00041BEB">
                <w:rPr>
                  <w:rFonts w:asciiTheme="minorHAnsi" w:eastAsia="Arial Unicode MS" w:hAnsiTheme="minorHAnsi" w:cstheme="minorHAnsi"/>
                  <w:szCs w:val="18"/>
                  <w:rPrChange w:id="1297" w:author="Lea MINAKIAN" w:date="2025-03-03T18:32:00Z" w16du:dateUtc="2025-03-03T17:32:00Z">
                    <w:rPr>
                      <w:rFonts w:ascii="Aptos" w:eastAsia="Arial Unicode MS" w:hAnsi="Aptos" w:cs="Aptos"/>
                      <w:szCs w:val="18"/>
                    </w:rPr>
                  </w:rPrChange>
                </w:rPr>
                <w:t>A même intensité relative (</w:t>
              </w:r>
            </w:ins>
            <w:ins w:id="1298" w:author="sam cornet" w:date="2025-03-17T23:02:00Z" w16du:dateUtc="2025-03-17T22:02:00Z">
              <w:r w:rsidR="00273FCB">
                <w:rPr>
                  <w:rFonts w:asciiTheme="minorHAnsi" w:eastAsia="Arial Unicode MS" w:hAnsiTheme="minorHAnsi" w:cstheme="minorHAnsi"/>
                  <w:szCs w:val="18"/>
                </w:rPr>
                <w:t>E</w:t>
              </w:r>
            </w:ins>
            <w:ins w:id="1299" w:author="Lea MINAKIAN" w:date="2025-03-03T18:31:00Z" w16du:dateUtc="2025-03-03T17:31:00Z">
              <w:del w:id="1300" w:author="sam cornet" w:date="2025-03-17T23:02:00Z" w16du:dateUtc="2025-03-17T22:02:00Z">
                <w:r w:rsidRPr="00041BEB" w:rsidDel="00273FCB">
                  <w:rPr>
                    <w:rFonts w:asciiTheme="minorHAnsi" w:eastAsia="Arial Unicode MS" w:hAnsiTheme="minorHAnsi" w:cstheme="minorHAnsi"/>
                    <w:szCs w:val="18"/>
                    <w:rPrChange w:id="1301" w:author="Lea MINAKIAN" w:date="2025-03-03T18:32:00Z" w16du:dateUtc="2025-03-03T17:32:00Z">
                      <w:rPr>
                        <w:rFonts w:ascii="Aptos" w:eastAsia="Arial Unicode MS" w:hAnsi="Aptos" w:cs="Aptos"/>
                        <w:szCs w:val="18"/>
                      </w:rPr>
                    </w:rPrChange>
                  </w:rPr>
                  <w:delText>e</w:delText>
                </w:r>
              </w:del>
              <w:r w:rsidRPr="00041BEB">
                <w:rPr>
                  <w:rFonts w:asciiTheme="minorHAnsi" w:eastAsia="Arial Unicode MS" w:hAnsiTheme="minorHAnsi" w:cstheme="minorHAnsi"/>
                  <w:szCs w:val="18"/>
                  <w:rPrChange w:id="1302" w:author="Lea MINAKIAN" w:date="2025-03-03T18:32:00Z" w16du:dateUtc="2025-03-03T17:32:00Z">
                    <w:rPr>
                      <w:rFonts w:ascii="Aptos" w:eastAsia="Arial Unicode MS" w:hAnsi="Aptos" w:cs="Aptos"/>
                      <w:szCs w:val="18"/>
                    </w:rPr>
                  </w:rPrChange>
                </w:rPr>
                <w:t xml:space="preserve">xprimée en pourcentage du VO2max) : </w:t>
              </w:r>
            </w:ins>
          </w:p>
          <w:p w14:paraId="303FDF52" w14:textId="77777777" w:rsidR="00041BEB" w:rsidRPr="00041BEB" w:rsidRDefault="00041BEB">
            <w:pPr>
              <w:numPr>
                <w:ilvl w:val="0"/>
                <w:numId w:val="73"/>
              </w:numPr>
              <w:spacing w:line="276" w:lineRule="auto"/>
              <w:jc w:val="left"/>
              <w:rPr>
                <w:ins w:id="1303" w:author="Lea MINAKIAN" w:date="2025-03-03T18:31:00Z" w16du:dateUtc="2025-03-03T17:31:00Z"/>
                <w:rFonts w:asciiTheme="minorHAnsi" w:eastAsia="Arial Unicode MS" w:hAnsiTheme="minorHAnsi" w:cstheme="minorHAnsi"/>
                <w:b/>
                <w:bCs/>
                <w:szCs w:val="18"/>
                <w:rPrChange w:id="1304" w:author="Lea MINAKIAN" w:date="2025-03-03T18:32:00Z" w16du:dateUtc="2025-03-03T17:32:00Z">
                  <w:rPr>
                    <w:ins w:id="1305" w:author="Lea MINAKIAN" w:date="2025-03-03T18:31:00Z" w16du:dateUtc="2025-03-03T17:31:00Z"/>
                    <w:rFonts w:ascii="Aptos" w:eastAsia="Arial Unicode MS" w:hAnsi="Aptos" w:cs="Aptos"/>
                    <w:szCs w:val="18"/>
                  </w:rPr>
                </w:rPrChange>
              </w:rPr>
              <w:pPrChange w:id="1306" w:author="sam cornet" w:date="2025-03-17T23:01:00Z" w16du:dateUtc="2025-03-17T22:01:00Z">
                <w:pPr>
                  <w:numPr>
                    <w:numId w:val="73"/>
                  </w:numPr>
                  <w:spacing w:line="240" w:lineRule="auto"/>
                  <w:ind w:left="611" w:hanging="360"/>
                  <w:jc w:val="left"/>
                </w:pPr>
              </w:pPrChange>
            </w:pPr>
            <w:ins w:id="1307" w:author="Lea MINAKIAN" w:date="2025-03-03T18:31:00Z" w16du:dateUtc="2025-03-03T17:31:00Z">
              <w:r w:rsidRPr="00041BEB">
                <w:rPr>
                  <w:rFonts w:asciiTheme="minorHAnsi" w:eastAsia="Arial Unicode MS" w:hAnsiTheme="minorHAnsi" w:cstheme="minorHAnsi"/>
                  <w:b/>
                  <w:bCs/>
                  <w:szCs w:val="18"/>
                  <w:rPrChange w:id="1308" w:author="Lea MINAKIAN" w:date="2025-03-03T18:32:00Z" w16du:dateUtc="2025-03-03T17:32:00Z">
                    <w:rPr>
                      <w:rFonts w:ascii="Aptos" w:eastAsia="Arial Unicode MS" w:hAnsi="Aptos" w:cs="Aptos"/>
                      <w:szCs w:val="18"/>
                    </w:rPr>
                  </w:rPrChange>
                </w:rPr>
                <w:t>Réponse du cortisol à l’exercice physique identique entre sujets sédentaires et entrainés</w:t>
              </w:r>
            </w:ins>
          </w:p>
          <w:p w14:paraId="53ED3052" w14:textId="77777777" w:rsidR="00273FCB" w:rsidRPr="00A81E65" w:rsidRDefault="00041BEB" w:rsidP="00273FCB">
            <w:pPr>
              <w:numPr>
                <w:ilvl w:val="0"/>
                <w:numId w:val="73"/>
              </w:numPr>
              <w:spacing w:line="276" w:lineRule="auto"/>
              <w:jc w:val="left"/>
              <w:rPr>
                <w:ins w:id="1309" w:author="sam cornet" w:date="2025-03-17T23:02:00Z" w16du:dateUtc="2025-03-17T22:02:00Z"/>
                <w:rFonts w:asciiTheme="minorHAnsi" w:hAnsiTheme="minorHAnsi" w:cstheme="minorHAnsi"/>
              </w:rPr>
            </w:pPr>
            <w:proofErr w:type="spellStart"/>
            <w:ins w:id="1310" w:author="Lea MINAKIAN" w:date="2025-03-03T18:31:00Z" w16du:dateUtc="2025-03-03T17:31:00Z">
              <w:r w:rsidRPr="00041BEB">
                <w:rPr>
                  <w:rFonts w:asciiTheme="minorHAnsi" w:eastAsia="Arial Unicode MS" w:hAnsiTheme="minorHAnsi" w:cstheme="minorHAnsi"/>
                  <w:szCs w:val="18"/>
                  <w:rPrChange w:id="1311" w:author="Lea MINAKIAN" w:date="2025-03-03T18:32:00Z" w16du:dateUtc="2025-03-03T17:32:00Z">
                    <w:rPr>
                      <w:rFonts w:ascii="Aptos" w:eastAsia="Arial Unicode MS" w:hAnsi="Aptos" w:cs="Aptos"/>
                      <w:szCs w:val="18"/>
                    </w:rPr>
                  </w:rPrChange>
                </w:rPr>
                <w:t>Dulos</w:t>
              </w:r>
              <w:proofErr w:type="spellEnd"/>
              <w:r w:rsidRPr="00041BEB">
                <w:rPr>
                  <w:rFonts w:asciiTheme="minorHAnsi" w:eastAsia="Arial Unicode MS" w:hAnsiTheme="minorHAnsi" w:cstheme="minorHAnsi"/>
                  <w:szCs w:val="18"/>
                  <w:rPrChange w:id="1312" w:author="Lea MINAKIAN" w:date="2025-03-03T18:32:00Z" w16du:dateUtc="2025-03-03T17:32:00Z">
                    <w:rPr>
                      <w:rFonts w:ascii="Aptos" w:eastAsia="Arial Unicode MS" w:hAnsi="Aptos" w:cs="Aptos"/>
                      <w:szCs w:val="18"/>
                    </w:rPr>
                  </w:rPrChange>
                </w:rPr>
                <w:t xml:space="preserve"> et al. (1997) : Évolution de la cortisolémie similaire après des exercices de corse </w:t>
              </w:r>
            </w:ins>
          </w:p>
          <w:p w14:paraId="1A8FFA9D" w14:textId="77777777" w:rsidR="00273FCB" w:rsidRPr="00A81E65" w:rsidRDefault="00041BEB" w:rsidP="00273FCB">
            <w:pPr>
              <w:pStyle w:val="Paragraphedeliste"/>
              <w:numPr>
                <w:ilvl w:val="0"/>
                <w:numId w:val="89"/>
              </w:numPr>
              <w:spacing w:line="276" w:lineRule="auto"/>
              <w:jc w:val="left"/>
              <w:rPr>
                <w:ins w:id="1313" w:author="sam cornet" w:date="2025-03-17T23:02:00Z" w16du:dateUtc="2025-03-17T22:02:00Z"/>
                <w:rFonts w:asciiTheme="minorHAnsi" w:hAnsiTheme="minorHAnsi" w:cstheme="minorHAnsi"/>
              </w:rPr>
            </w:pPr>
            <w:ins w:id="1314" w:author="Lea MINAKIAN" w:date="2025-03-03T18:31:00Z" w16du:dateUtc="2025-03-03T17:31:00Z">
              <w:del w:id="1315" w:author="sam cornet" w:date="2025-03-17T23:02:00Z" w16du:dateUtc="2025-03-17T22:02:00Z">
                <w:r w:rsidRPr="00273FCB" w:rsidDel="00273FCB">
                  <w:rPr>
                    <w:rFonts w:asciiTheme="minorHAnsi" w:eastAsia="Arial Unicode MS" w:hAnsiTheme="minorHAnsi" w:cstheme="minorHAnsi"/>
                    <w:szCs w:val="18"/>
                    <w:rPrChange w:id="1316" w:author="sam cornet" w:date="2025-03-17T23:02:00Z" w16du:dateUtc="2025-03-17T22:02:00Z">
                      <w:rPr>
                        <w:rFonts w:ascii="Aptos" w:eastAsia="Arial Unicode MS" w:hAnsi="Aptos" w:cs="Aptos"/>
                        <w:szCs w:val="18"/>
                      </w:rPr>
                    </w:rPrChange>
                  </w:rPr>
                  <w:delText>(</w:delText>
                </w:r>
              </w:del>
              <w:r w:rsidRPr="00273FCB">
                <w:rPr>
                  <w:rFonts w:asciiTheme="minorHAnsi" w:eastAsia="Arial Unicode MS" w:hAnsiTheme="minorHAnsi" w:cstheme="minorHAnsi"/>
                  <w:szCs w:val="18"/>
                  <w:rPrChange w:id="1317" w:author="sam cornet" w:date="2025-03-17T23:02:00Z" w16du:dateUtc="2025-03-17T22:02:00Z">
                    <w:rPr>
                      <w:rFonts w:ascii="Aptos" w:eastAsia="Arial Unicode MS" w:hAnsi="Aptos" w:cs="Aptos"/>
                      <w:szCs w:val="18"/>
                    </w:rPr>
                  </w:rPrChange>
                </w:rPr>
                <w:t xml:space="preserve">120min et 80% de la </w:t>
              </w:r>
              <w:proofErr w:type="spellStart"/>
              <w:r w:rsidRPr="00273FCB">
                <w:rPr>
                  <w:rFonts w:asciiTheme="minorHAnsi" w:eastAsia="Arial Unicode MS" w:hAnsiTheme="minorHAnsi" w:cstheme="minorHAnsi"/>
                  <w:szCs w:val="18"/>
                  <w:rPrChange w:id="1318" w:author="sam cornet" w:date="2025-03-17T23:02:00Z" w16du:dateUtc="2025-03-17T22:02:00Z">
                    <w:rPr>
                      <w:rFonts w:ascii="Aptos" w:eastAsia="Arial Unicode MS" w:hAnsi="Aptos" w:cs="Aptos"/>
                      <w:szCs w:val="18"/>
                    </w:rPr>
                  </w:rPrChange>
                </w:rPr>
                <w:t>Fcmax</w:t>
              </w:r>
            </w:ins>
            <w:proofErr w:type="spellEnd"/>
          </w:p>
          <w:p w14:paraId="6F117897" w14:textId="0FB8EF6C" w:rsidR="00F153ED" w:rsidRPr="00273FCB" w:rsidRDefault="00273FCB">
            <w:pPr>
              <w:pStyle w:val="Paragraphedeliste"/>
              <w:numPr>
                <w:ilvl w:val="0"/>
                <w:numId w:val="89"/>
              </w:numPr>
              <w:spacing w:line="276" w:lineRule="auto"/>
              <w:jc w:val="left"/>
              <w:rPr>
                <w:rFonts w:asciiTheme="minorHAnsi" w:hAnsiTheme="minorHAnsi" w:cstheme="minorHAnsi"/>
                <w:rPrChange w:id="1319" w:author="sam cornet" w:date="2025-03-17T23:02:00Z" w16du:dateUtc="2025-03-17T22:02:00Z">
                  <w:rPr/>
                </w:rPrChange>
              </w:rPr>
              <w:pPrChange w:id="1320" w:author="sam cornet" w:date="2025-03-17T23:02:00Z" w16du:dateUtc="2025-03-17T22:02:00Z">
                <w:pPr>
                  <w:pStyle w:val="Corps"/>
                </w:pPr>
              </w:pPrChange>
            </w:pPr>
            <w:ins w:id="1321" w:author="sam cornet" w:date="2025-03-17T23:02:00Z" w16du:dateUtc="2025-03-17T22:02:00Z">
              <w:r>
                <w:rPr>
                  <w:rFonts w:asciiTheme="minorHAnsi" w:eastAsia="Arial Unicode MS" w:hAnsiTheme="minorHAnsi" w:cstheme="minorHAnsi"/>
                  <w:szCs w:val="18"/>
                </w:rPr>
                <w:t>R</w:t>
              </w:r>
            </w:ins>
            <w:ins w:id="1322" w:author="Lea MINAKIAN" w:date="2025-03-03T18:31:00Z" w16du:dateUtc="2025-03-03T17:31:00Z">
              <w:del w:id="1323" w:author="sam cornet" w:date="2025-03-17T23:02:00Z" w16du:dateUtc="2025-03-17T22:02:00Z">
                <w:r w:rsidR="00041BEB" w:rsidRPr="00273FCB" w:rsidDel="00273FCB">
                  <w:rPr>
                    <w:rFonts w:asciiTheme="minorHAnsi" w:eastAsia="Arial Unicode MS" w:hAnsiTheme="minorHAnsi" w:cstheme="minorHAnsi"/>
                    <w:szCs w:val="18"/>
                    <w:rPrChange w:id="1324" w:author="sam cornet" w:date="2025-03-17T23:02:00Z" w16du:dateUtc="2025-03-17T22:02:00Z">
                      <w:rPr>
                        <w:rFonts w:ascii="Aptos" w:hAnsi="Aptos" w:cs="Aptos"/>
                      </w:rPr>
                    </w:rPrChange>
                  </w:rPr>
                  <w:delText>) r</w:delText>
                </w:r>
              </w:del>
              <w:r w:rsidR="00041BEB" w:rsidRPr="00273FCB">
                <w:rPr>
                  <w:rFonts w:asciiTheme="minorHAnsi" w:eastAsia="Arial Unicode MS" w:hAnsiTheme="minorHAnsi" w:cstheme="minorHAnsi"/>
                  <w:szCs w:val="18"/>
                  <w:rPrChange w:id="1325" w:author="sam cornet" w:date="2025-03-17T23:02:00Z" w16du:dateUtc="2025-03-17T22:02:00Z">
                    <w:rPr>
                      <w:rFonts w:ascii="Aptos" w:hAnsi="Aptos" w:cs="Aptos"/>
                    </w:rPr>
                  </w:rPrChange>
                </w:rPr>
                <w:t>éalisés par des sujets sédentaires et des athlètes entrainés en endurance</w:t>
              </w:r>
            </w:ins>
          </w:p>
        </w:tc>
      </w:tr>
    </w:tbl>
    <w:p w14:paraId="6B76E2A9" w14:textId="77777777" w:rsidR="00F153ED" w:rsidRDefault="00F153ED" w:rsidP="004D4BB6">
      <w:pPr>
        <w:jc w:val="both"/>
        <w:rPr>
          <w:rFonts w:asciiTheme="minorHAnsi" w:hAnsiTheme="minorHAnsi" w:cstheme="minorHAnsi"/>
          <w:color w:val="55519B"/>
        </w:rPr>
      </w:pPr>
    </w:p>
    <w:p w14:paraId="64ECB8A8" w14:textId="77777777" w:rsidR="00F153ED" w:rsidRDefault="00F153ED" w:rsidP="004D4BB6">
      <w:pPr>
        <w:jc w:val="both"/>
        <w:rPr>
          <w:rFonts w:asciiTheme="minorHAnsi" w:hAnsiTheme="minorHAnsi" w:cstheme="minorHAnsi"/>
          <w:color w:val="55519B"/>
        </w:rPr>
      </w:pPr>
    </w:p>
    <w:tbl>
      <w:tblPr>
        <w:tblW w:w="9654" w:type="dxa"/>
        <w:jc w:val="center"/>
        <w:tblLook w:val="04A0" w:firstRow="1" w:lastRow="0" w:firstColumn="1" w:lastColumn="0" w:noHBand="0" w:noVBand="1"/>
      </w:tblPr>
      <w:tblGrid>
        <w:gridCol w:w="1701"/>
        <w:gridCol w:w="7953"/>
        <w:tblGridChange w:id="1326">
          <w:tblGrid>
            <w:gridCol w:w="5"/>
            <w:gridCol w:w="1696"/>
            <w:gridCol w:w="5"/>
            <w:gridCol w:w="7948"/>
            <w:gridCol w:w="5"/>
          </w:tblGrid>
        </w:tblGridChange>
      </w:tblGrid>
      <w:tr w:rsidR="00F153ED" w:rsidRPr="002C1C62" w14:paraId="5BB3EC4B" w14:textId="77777777" w:rsidTr="004B69ED">
        <w:trPr>
          <w:trHeight w:val="737"/>
          <w:tblHeader/>
          <w:jc w:val="center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221D3F"/>
            <w:vAlign w:val="center"/>
          </w:tcPr>
          <w:p w14:paraId="4912BAE1" w14:textId="77777777" w:rsidR="00F153ED" w:rsidRPr="00273FCB" w:rsidRDefault="00F153ED" w:rsidP="004B69ED">
            <w:pPr>
              <w:spacing w:before="120" w:after="120" w:line="240" w:lineRule="auto"/>
              <w:rPr>
                <w:rFonts w:asciiTheme="minorHAnsi" w:hAnsiTheme="minorHAnsi" w:cstheme="minorHAnsi"/>
                <w:b/>
                <w:bCs/>
                <w:i/>
                <w:iCs/>
                <w:color w:val="FFFFFF"/>
                <w:sz w:val="20"/>
                <w:szCs w:val="20"/>
                <w:rPrChange w:id="1327" w:author="sam cornet" w:date="2025-03-17T23:02:00Z" w16du:dateUtc="2025-03-17T22:02:00Z">
                  <w:rPr>
                    <w:rFonts w:asciiTheme="minorHAnsi" w:hAnsiTheme="minorHAnsi" w:cstheme="minorHAnsi"/>
                    <w:i/>
                    <w:iCs/>
                    <w:color w:val="FFFFFF"/>
                    <w:sz w:val="20"/>
                    <w:szCs w:val="20"/>
                  </w:rPr>
                </w:rPrChange>
              </w:rPr>
            </w:pPr>
            <w:r w:rsidRPr="00273FCB">
              <w:rPr>
                <w:rFonts w:asciiTheme="minorHAnsi" w:hAnsiTheme="minorHAnsi" w:cstheme="minorHAnsi"/>
                <w:b/>
                <w:bCs/>
                <w:i/>
                <w:iCs/>
                <w:color w:val="FFFFFF"/>
                <w:sz w:val="20"/>
                <w:szCs w:val="20"/>
                <w:rPrChange w:id="1328" w:author="sam cornet" w:date="2025-03-17T23:02:00Z" w16du:dateUtc="2025-03-17T22:02:00Z">
                  <w:rPr>
                    <w:rFonts w:asciiTheme="minorHAnsi" w:hAnsiTheme="minorHAnsi" w:cstheme="minorHAnsi"/>
                    <w:i/>
                    <w:iCs/>
                    <w:color w:val="FFFFFF"/>
                    <w:sz w:val="20"/>
                    <w:szCs w:val="20"/>
                  </w:rPr>
                </w:rPrChange>
              </w:rPr>
              <w:lastRenderedPageBreak/>
              <w:t>II. Réponses hormonales à l’exercice et à l’entraînement</w:t>
            </w:r>
          </w:p>
        </w:tc>
        <w:tc>
          <w:tcPr>
            <w:tcW w:w="7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4CAADB"/>
            <w:vAlign w:val="center"/>
          </w:tcPr>
          <w:p w14:paraId="6E9816E9" w14:textId="306A05C5" w:rsidR="00F153ED" w:rsidRPr="002C1C62" w:rsidRDefault="00F153ED" w:rsidP="004B69ED">
            <w:pPr>
              <w:spacing w:line="240" w:lineRule="auto"/>
              <w:rPr>
                <w:rFonts w:asciiTheme="minorHAnsi" w:hAnsiTheme="minorHAnsi" w:cstheme="minorHAnsi"/>
                <w:b/>
                <w:bCs/>
                <w:color w:val="F2F2F2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noProof/>
                <w:color w:val="FFFFFF"/>
                <w:sz w:val="24"/>
                <w:szCs w:val="24"/>
              </w:rPr>
              <w:t>L’aldostérone</w:t>
            </w:r>
          </w:p>
        </w:tc>
      </w:tr>
      <w:tr w:rsidR="000F6491" w:rsidRPr="002C1C62" w14:paraId="2DA2C00C" w14:textId="77777777" w:rsidTr="00273FCB">
        <w:tblPrEx>
          <w:tblW w:w="9654" w:type="dxa"/>
          <w:jc w:val="center"/>
          <w:tblPrExChange w:id="1329" w:author="sam cornet" w:date="2025-03-17T23:02:00Z" w16du:dateUtc="2025-03-17T22:02:00Z">
            <w:tblPrEx>
              <w:tblW w:w="9654" w:type="dxa"/>
              <w:jc w:val="center"/>
            </w:tblPrEx>
          </w:tblPrExChange>
        </w:tblPrEx>
        <w:trPr>
          <w:trHeight w:val="2181"/>
          <w:tblHeader/>
          <w:jc w:val="center"/>
          <w:trPrChange w:id="1330" w:author="sam cornet" w:date="2025-03-17T23:02:00Z" w16du:dateUtc="2025-03-17T22:02:00Z">
            <w:trPr>
              <w:gridAfter w:val="0"/>
              <w:trHeight w:val="1134"/>
              <w:tblHeader/>
              <w:jc w:val="center"/>
            </w:trPr>
          </w:trPrChange>
        </w:trPr>
        <w:tc>
          <w:tcPr>
            <w:tcW w:w="1701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  <w:tcPrChange w:id="1331" w:author="sam cornet" w:date="2025-03-17T23:02:00Z" w16du:dateUtc="2025-03-17T22:02:00Z">
              <w:tcPr>
                <w:tcW w:w="1701" w:type="dxa"/>
                <w:gridSpan w:val="2"/>
                <w:tcBorders>
                  <w:left w:val="single" w:sz="4" w:space="0" w:color="000000"/>
                  <w:bottom w:val="single" w:sz="4" w:space="0" w:color="auto"/>
                  <w:right w:val="single" w:sz="4" w:space="0" w:color="auto"/>
                </w:tcBorders>
                <w:shd w:val="clear" w:color="auto" w:fill="A6A6A6"/>
                <w:vAlign w:val="center"/>
              </w:tcPr>
            </w:tcPrChange>
          </w:tcPr>
          <w:p w14:paraId="400CF099" w14:textId="29D7FB01" w:rsidR="000F6491" w:rsidRDefault="000F6491" w:rsidP="004B69ED">
            <w:pPr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Généralités</w:t>
            </w:r>
          </w:p>
        </w:tc>
        <w:tc>
          <w:tcPr>
            <w:tcW w:w="7953" w:type="dxa"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  <w:tcPrChange w:id="1332" w:author="sam cornet" w:date="2025-03-17T23:02:00Z" w16du:dateUtc="2025-03-17T22:02:00Z">
              <w:tcPr>
                <w:tcW w:w="7953" w:type="dxa"/>
                <w:gridSpan w:val="2"/>
                <w:tcBorders>
                  <w:left w:val="single" w:sz="4" w:space="0" w:color="auto"/>
                  <w:bottom w:val="single" w:sz="4" w:space="0" w:color="auto"/>
                  <w:right w:val="single" w:sz="4" w:space="0" w:color="000000"/>
                </w:tcBorders>
                <w:vAlign w:val="center"/>
              </w:tcPr>
            </w:tcPrChange>
          </w:tcPr>
          <w:p w14:paraId="04F4D998" w14:textId="77777777" w:rsidR="000F6491" w:rsidRDefault="000F6491">
            <w:pPr>
              <w:pStyle w:val="NormalWeb"/>
              <w:numPr>
                <w:ilvl w:val="0"/>
                <w:numId w:val="55"/>
              </w:numPr>
              <w:spacing w:before="0" w:beforeAutospacing="0" w:after="0" w:afterAutospacing="0" w:line="276" w:lineRule="auto"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pPrChange w:id="1333" w:author="sam cornet" w:date="2025-03-17T23:02:00Z" w16du:dateUtc="2025-03-17T22:02:00Z">
                <w:pPr>
                  <w:pStyle w:val="NormalWeb"/>
                  <w:numPr>
                    <w:numId w:val="55"/>
                  </w:numPr>
                  <w:spacing w:before="0" w:beforeAutospacing="0" w:after="0" w:afterAutospacing="0"/>
                  <w:ind w:left="360" w:hanging="360"/>
                  <w:textAlignment w:val="baseline"/>
                </w:pPr>
              </w:pPrChange>
            </w:pPr>
            <w:r w:rsidRPr="008C2F52"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  <w:t>L’aldostérone</w:t>
            </w:r>
            <w:r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 xml:space="preserve"> favorise :</w:t>
            </w:r>
          </w:p>
          <w:p w14:paraId="20B7FE20" w14:textId="402D6EFC" w:rsidR="000F6491" w:rsidRDefault="000F6491">
            <w:pPr>
              <w:pStyle w:val="NormalWeb"/>
              <w:numPr>
                <w:ilvl w:val="0"/>
                <w:numId w:val="57"/>
              </w:numPr>
              <w:spacing w:before="0" w:beforeAutospacing="0" w:after="0" w:afterAutospacing="0" w:line="276" w:lineRule="auto"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pPrChange w:id="1334" w:author="sam cornet" w:date="2025-03-17T23:02:00Z" w16du:dateUtc="2025-03-17T22:02:00Z">
                <w:pPr>
                  <w:pStyle w:val="NormalWeb"/>
                  <w:numPr>
                    <w:numId w:val="57"/>
                  </w:numPr>
                  <w:spacing w:before="0" w:beforeAutospacing="0" w:after="0" w:afterAutospacing="0"/>
                  <w:ind w:left="643" w:hanging="360"/>
                  <w:textAlignment w:val="baseline"/>
                </w:pPr>
              </w:pPrChange>
            </w:pPr>
            <w:r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La régulation de la balance hydroélectrolytique</w:t>
            </w:r>
          </w:p>
          <w:p w14:paraId="4254AD92" w14:textId="77777777" w:rsidR="000F6491" w:rsidRDefault="000F6491">
            <w:pPr>
              <w:pStyle w:val="NormalWeb"/>
              <w:numPr>
                <w:ilvl w:val="0"/>
                <w:numId w:val="57"/>
              </w:numPr>
              <w:spacing w:before="0" w:beforeAutospacing="0" w:after="0" w:afterAutospacing="0" w:line="276" w:lineRule="auto"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pPrChange w:id="1335" w:author="sam cornet" w:date="2025-03-17T23:02:00Z" w16du:dateUtc="2025-03-17T22:02:00Z">
                <w:pPr>
                  <w:pStyle w:val="NormalWeb"/>
                  <w:numPr>
                    <w:numId w:val="57"/>
                  </w:numPr>
                  <w:spacing w:before="0" w:beforeAutospacing="0" w:after="0" w:afterAutospacing="0"/>
                  <w:ind w:left="643" w:hanging="360"/>
                  <w:textAlignment w:val="baseline"/>
                </w:pPr>
              </w:pPrChange>
            </w:pPr>
            <w:r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La résorption rénale du sodium</w:t>
            </w:r>
          </w:p>
          <w:p w14:paraId="72335002" w14:textId="77777777" w:rsidR="000F6491" w:rsidRDefault="000F6491">
            <w:pPr>
              <w:pStyle w:val="NormalWeb"/>
              <w:numPr>
                <w:ilvl w:val="0"/>
                <w:numId w:val="57"/>
              </w:numPr>
              <w:spacing w:before="0" w:beforeAutospacing="0" w:after="0" w:afterAutospacing="0" w:line="276" w:lineRule="auto"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pPrChange w:id="1336" w:author="sam cornet" w:date="2025-03-17T23:02:00Z" w16du:dateUtc="2025-03-17T22:02:00Z">
                <w:pPr>
                  <w:pStyle w:val="NormalWeb"/>
                  <w:numPr>
                    <w:numId w:val="57"/>
                  </w:numPr>
                  <w:spacing w:before="0" w:beforeAutospacing="0" w:after="0" w:afterAutospacing="0"/>
                  <w:ind w:left="643" w:hanging="360"/>
                  <w:textAlignment w:val="baseline"/>
                </w:pPr>
              </w:pPrChange>
            </w:pPr>
            <w:r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 xml:space="preserve">L’apparition de la déshydratation </w:t>
            </w:r>
          </w:p>
          <w:p w14:paraId="6A74AEFF" w14:textId="77777777" w:rsidR="000F6491" w:rsidRDefault="000F6491">
            <w:pPr>
              <w:pStyle w:val="NormalWeb"/>
              <w:numPr>
                <w:ilvl w:val="0"/>
                <w:numId w:val="57"/>
              </w:numPr>
              <w:spacing w:before="0" w:beforeAutospacing="0" w:after="0" w:afterAutospacing="0" w:line="276" w:lineRule="auto"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pPrChange w:id="1337" w:author="sam cornet" w:date="2025-03-17T23:02:00Z" w16du:dateUtc="2025-03-17T22:02:00Z">
                <w:pPr>
                  <w:pStyle w:val="NormalWeb"/>
                  <w:numPr>
                    <w:numId w:val="57"/>
                  </w:numPr>
                  <w:spacing w:before="0" w:beforeAutospacing="0" w:after="0" w:afterAutospacing="0"/>
                  <w:ind w:left="643" w:hanging="360"/>
                  <w:textAlignment w:val="baseline"/>
                </w:pPr>
              </w:pPrChange>
            </w:pPr>
            <w:r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L’excrétion de K+</w:t>
            </w:r>
          </w:p>
          <w:p w14:paraId="6D6223F3" w14:textId="371C9DB9" w:rsidR="000F6491" w:rsidRDefault="000F6491">
            <w:pPr>
              <w:pStyle w:val="NormalWeb"/>
              <w:numPr>
                <w:ilvl w:val="0"/>
                <w:numId w:val="55"/>
              </w:numPr>
              <w:spacing w:before="0" w:beforeAutospacing="0" w:after="0" w:afterAutospacing="0" w:line="276" w:lineRule="auto"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pPrChange w:id="1338" w:author="sam cornet" w:date="2025-03-17T23:02:00Z" w16du:dateUtc="2025-03-17T22:02:00Z">
                <w:pPr>
                  <w:pStyle w:val="NormalWeb"/>
                  <w:numPr>
                    <w:numId w:val="55"/>
                  </w:numPr>
                  <w:spacing w:before="0" w:beforeAutospacing="0" w:after="0" w:afterAutospacing="0"/>
                  <w:ind w:left="360" w:hanging="360"/>
                  <w:textAlignment w:val="baseline"/>
                </w:pPr>
              </w:pPrChange>
            </w:pPr>
            <w:r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Sécrétion d’aldostérone stimulée par :</w:t>
            </w:r>
          </w:p>
          <w:p w14:paraId="24C55322" w14:textId="77777777" w:rsidR="000F6491" w:rsidRDefault="000F6491">
            <w:pPr>
              <w:pStyle w:val="NormalWeb"/>
              <w:numPr>
                <w:ilvl w:val="0"/>
                <w:numId w:val="58"/>
              </w:numPr>
              <w:spacing w:before="0" w:beforeAutospacing="0" w:after="0" w:afterAutospacing="0" w:line="276" w:lineRule="auto"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pPrChange w:id="1339" w:author="sam cornet" w:date="2025-03-17T23:02:00Z" w16du:dateUtc="2025-03-17T22:02:00Z">
                <w:pPr>
                  <w:pStyle w:val="NormalWeb"/>
                  <w:numPr>
                    <w:numId w:val="58"/>
                  </w:numPr>
                  <w:spacing w:before="0" w:beforeAutospacing="0" w:after="0" w:afterAutospacing="0"/>
                  <w:ind w:left="643" w:hanging="360"/>
                  <w:textAlignment w:val="baseline"/>
                </w:pPr>
              </w:pPrChange>
            </w:pPr>
            <w:r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La diminution du sodium, du volume plasmatique et de la pression artérielle</w:t>
            </w:r>
          </w:p>
          <w:p w14:paraId="4B76F506" w14:textId="13FC8703" w:rsidR="000F6491" w:rsidRPr="002C1C62" w:rsidRDefault="000F6491">
            <w:pPr>
              <w:pStyle w:val="NormalWeb"/>
              <w:numPr>
                <w:ilvl w:val="0"/>
                <w:numId w:val="58"/>
              </w:numPr>
              <w:spacing w:before="0" w:beforeAutospacing="0" w:after="0" w:afterAutospacing="0" w:line="276" w:lineRule="auto"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pPrChange w:id="1340" w:author="sam cornet" w:date="2025-03-17T23:02:00Z" w16du:dateUtc="2025-03-17T22:02:00Z">
                <w:pPr>
                  <w:pStyle w:val="NormalWeb"/>
                  <w:numPr>
                    <w:numId w:val="58"/>
                  </w:numPr>
                  <w:spacing w:before="0" w:beforeAutospacing="0" w:after="0" w:afterAutospacing="0"/>
                  <w:ind w:left="643" w:hanging="360"/>
                  <w:textAlignment w:val="baseline"/>
                </w:pPr>
              </w:pPrChange>
            </w:pPr>
            <w:r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L’augmentation de la kaliémie</w:t>
            </w:r>
          </w:p>
        </w:tc>
      </w:tr>
      <w:tr w:rsidR="00F153ED" w:rsidRPr="002C1C62" w14:paraId="4B72230E" w14:textId="77777777" w:rsidTr="00273FCB">
        <w:tblPrEx>
          <w:tblW w:w="9654" w:type="dxa"/>
          <w:jc w:val="center"/>
          <w:tblPrExChange w:id="1341" w:author="sam cornet" w:date="2025-03-17T23:03:00Z" w16du:dateUtc="2025-03-17T22:03:00Z">
            <w:tblPrEx>
              <w:tblW w:w="9654" w:type="dxa"/>
              <w:jc w:val="center"/>
            </w:tblPrEx>
          </w:tblPrExChange>
        </w:tblPrEx>
        <w:trPr>
          <w:trHeight w:val="6224"/>
          <w:tblHeader/>
          <w:jc w:val="center"/>
          <w:trPrChange w:id="1342" w:author="sam cornet" w:date="2025-03-17T23:03:00Z" w16du:dateUtc="2025-03-17T22:03:00Z">
            <w:trPr>
              <w:gridAfter w:val="0"/>
              <w:trHeight w:val="1134"/>
              <w:tblHeader/>
              <w:jc w:val="center"/>
            </w:trPr>
          </w:trPrChange>
        </w:trPr>
        <w:tc>
          <w:tcPr>
            <w:tcW w:w="1701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  <w:tcPrChange w:id="1343" w:author="sam cornet" w:date="2025-03-17T23:03:00Z" w16du:dateUtc="2025-03-17T22:03:00Z">
              <w:tcPr>
                <w:tcW w:w="1701" w:type="dxa"/>
                <w:gridSpan w:val="2"/>
                <w:tcBorders>
                  <w:left w:val="single" w:sz="4" w:space="0" w:color="000000"/>
                  <w:bottom w:val="single" w:sz="4" w:space="0" w:color="auto"/>
                  <w:right w:val="single" w:sz="4" w:space="0" w:color="auto"/>
                </w:tcBorders>
                <w:shd w:val="clear" w:color="auto" w:fill="A6A6A6"/>
                <w:vAlign w:val="center"/>
              </w:tcPr>
            </w:tcPrChange>
          </w:tcPr>
          <w:p w14:paraId="207CD8A2" w14:textId="437A1F2F" w:rsidR="00F153ED" w:rsidRPr="002C1C62" w:rsidRDefault="00F153ED" w:rsidP="004B69ED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Effets de l’exercice musculaire sur l’aldostérone</w:t>
            </w:r>
          </w:p>
        </w:tc>
        <w:tc>
          <w:tcPr>
            <w:tcW w:w="7953" w:type="dxa"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  <w:tcPrChange w:id="1344" w:author="sam cornet" w:date="2025-03-17T23:03:00Z" w16du:dateUtc="2025-03-17T22:03:00Z">
              <w:tcPr>
                <w:tcW w:w="7953" w:type="dxa"/>
                <w:gridSpan w:val="2"/>
                <w:tcBorders>
                  <w:left w:val="single" w:sz="4" w:space="0" w:color="auto"/>
                  <w:bottom w:val="single" w:sz="4" w:space="0" w:color="auto"/>
                  <w:right w:val="single" w:sz="4" w:space="0" w:color="000000"/>
                </w:tcBorders>
                <w:vAlign w:val="center"/>
              </w:tcPr>
            </w:tcPrChange>
          </w:tcPr>
          <w:p w14:paraId="37B13C25" w14:textId="77777777" w:rsidR="00F153ED" w:rsidRDefault="000F6491">
            <w:pPr>
              <w:pStyle w:val="NormalWeb"/>
              <w:numPr>
                <w:ilvl w:val="0"/>
                <w:numId w:val="59"/>
              </w:numPr>
              <w:spacing w:before="0" w:beforeAutospacing="0" w:after="0" w:afterAutospacing="0" w:line="276" w:lineRule="auto"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pPrChange w:id="1345" w:author="sam cornet" w:date="2025-03-17T23:02:00Z" w16du:dateUtc="2025-03-17T22:02:00Z">
                <w:pPr>
                  <w:pStyle w:val="NormalWeb"/>
                  <w:numPr>
                    <w:numId w:val="59"/>
                  </w:numPr>
                  <w:spacing w:before="0" w:beforeAutospacing="0" w:after="0" w:afterAutospacing="0"/>
                  <w:ind w:left="360" w:hanging="360"/>
                  <w:textAlignment w:val="baseline"/>
                </w:pPr>
              </w:pPrChange>
            </w:pPr>
            <w:r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Exercice physique en favorisant les pertes hydriques provoque l’augmentation de la sécrétion d’aldostérone</w:t>
            </w:r>
          </w:p>
          <w:p w14:paraId="041B1083" w14:textId="6A68AD6F" w:rsidR="000F6491" w:rsidRDefault="000F6491">
            <w:pPr>
              <w:pStyle w:val="NormalWeb"/>
              <w:numPr>
                <w:ilvl w:val="0"/>
                <w:numId w:val="59"/>
              </w:numPr>
              <w:spacing w:before="0" w:beforeAutospacing="0" w:after="0" w:afterAutospacing="0" w:line="276" w:lineRule="auto"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pPrChange w:id="1346" w:author="sam cornet" w:date="2025-03-17T23:02:00Z" w16du:dateUtc="2025-03-17T22:02:00Z">
                <w:pPr>
                  <w:pStyle w:val="NormalWeb"/>
                  <w:numPr>
                    <w:numId w:val="59"/>
                  </w:numPr>
                  <w:spacing w:before="0" w:beforeAutospacing="0" w:after="0" w:afterAutospacing="0"/>
                  <w:ind w:left="360" w:hanging="360"/>
                  <w:textAlignment w:val="baseline"/>
                </w:pPr>
              </w:pPrChange>
            </w:pPr>
            <w:r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Reins jouent un rôle fondamental dans le maintien de la pression artérielle et la régulation de l’équilibre hydroélectrolytique</w:t>
            </w:r>
          </w:p>
          <w:p w14:paraId="192CBECC" w14:textId="5B6022ED" w:rsidR="000F6491" w:rsidRDefault="000F6491">
            <w:pPr>
              <w:pStyle w:val="NormalWeb"/>
              <w:numPr>
                <w:ilvl w:val="0"/>
                <w:numId w:val="59"/>
              </w:numPr>
              <w:spacing w:before="0" w:beforeAutospacing="0" w:after="0" w:afterAutospacing="0" w:line="276" w:lineRule="auto"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pPrChange w:id="1347" w:author="sam cornet" w:date="2025-03-17T23:02:00Z" w16du:dateUtc="2025-03-17T22:02:00Z">
                <w:pPr>
                  <w:pStyle w:val="NormalWeb"/>
                  <w:numPr>
                    <w:numId w:val="59"/>
                  </w:numPr>
                  <w:spacing w:before="0" w:beforeAutospacing="0" w:after="0" w:afterAutospacing="0"/>
                  <w:ind w:left="360" w:hanging="360"/>
                  <w:textAlignment w:val="baseline"/>
                </w:pPr>
              </w:pPrChange>
            </w:pPr>
            <w:r w:rsidRPr="008C2F52"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  <w:t>Volume plasmatique</w:t>
            </w:r>
            <w:r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 xml:space="preserve"> : </w:t>
            </w:r>
            <w:ins w:id="1348" w:author="sam cornet" w:date="2025-03-17T23:03:00Z" w16du:dateUtc="2025-03-17T22:03:00Z">
              <w:r w:rsidR="00273FCB">
                <w:rPr>
                  <w:rFonts w:asciiTheme="minorHAnsi" w:hAnsiTheme="minorHAnsi" w:cstheme="minorHAnsi"/>
                  <w:color w:val="000000"/>
                  <w:sz w:val="18"/>
                  <w:szCs w:val="18"/>
                </w:rPr>
                <w:t>D</w:t>
              </w:r>
            </w:ins>
            <w:del w:id="1349" w:author="sam cornet" w:date="2025-03-17T23:03:00Z" w16du:dateUtc="2025-03-17T22:03:00Z">
              <w:r w:rsidDel="00273FCB">
                <w:rPr>
                  <w:rFonts w:asciiTheme="minorHAnsi" w:hAnsiTheme="minorHAnsi" w:cstheme="minorHAnsi"/>
                  <w:color w:val="000000"/>
                  <w:sz w:val="18"/>
                  <w:szCs w:val="18"/>
                </w:rPr>
                <w:delText>d</w:delText>
              </w:r>
            </w:del>
            <w:r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éterminant essentiel de la pression artérielle</w:t>
            </w:r>
          </w:p>
          <w:p w14:paraId="3451B5DE" w14:textId="77777777" w:rsidR="000F6491" w:rsidRDefault="000F6491">
            <w:pPr>
              <w:pStyle w:val="NormalWeb"/>
              <w:numPr>
                <w:ilvl w:val="0"/>
                <w:numId w:val="61"/>
              </w:numPr>
              <w:spacing w:before="0" w:beforeAutospacing="0" w:after="0" w:afterAutospacing="0" w:line="276" w:lineRule="auto"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pPrChange w:id="1350" w:author="sam cornet" w:date="2025-03-17T23:02:00Z" w16du:dateUtc="2025-03-17T22:02:00Z">
                <w:pPr>
                  <w:pStyle w:val="NormalWeb"/>
                  <w:numPr>
                    <w:numId w:val="61"/>
                  </w:numPr>
                  <w:spacing w:before="0" w:beforeAutospacing="0" w:after="0" w:afterAutospacing="0"/>
                  <w:ind w:left="611" w:hanging="360"/>
                  <w:textAlignment w:val="baseline"/>
                </w:pPr>
              </w:pPrChange>
            </w:pPr>
            <w:r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 xml:space="preserve">Toute diminution du volume plasmatique s’accompagne d’une baisse de la pression </w:t>
            </w:r>
          </w:p>
          <w:p w14:paraId="3B57C6AC" w14:textId="4B17D8DF" w:rsidR="000F6491" w:rsidRPr="000F6491" w:rsidRDefault="000F6491">
            <w:pPr>
              <w:pStyle w:val="NormalWeb"/>
              <w:numPr>
                <w:ilvl w:val="0"/>
                <w:numId w:val="61"/>
              </w:numPr>
              <w:spacing w:before="0" w:beforeAutospacing="0" w:after="0" w:afterAutospacing="0" w:line="276" w:lineRule="auto"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pPrChange w:id="1351" w:author="sam cornet" w:date="2025-03-17T23:02:00Z" w16du:dateUtc="2025-03-17T22:02:00Z">
                <w:pPr>
                  <w:pStyle w:val="NormalWeb"/>
                  <w:numPr>
                    <w:numId w:val="61"/>
                  </w:numPr>
                  <w:spacing w:before="0" w:beforeAutospacing="0" w:after="0" w:afterAutospacing="0"/>
                  <w:ind w:left="611" w:hanging="360"/>
                  <w:textAlignment w:val="baseline"/>
                </w:pPr>
              </w:pPrChange>
            </w:pPr>
            <w:r w:rsidRPr="000F6491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 xml:space="preserve">Reins répondent à la diminution de la pression artérielle en sécrétant une enzyme : </w:t>
            </w:r>
            <w:ins w:id="1352" w:author="sam cornet" w:date="2025-03-17T23:03:00Z" w16du:dateUtc="2025-03-17T22:03:00Z">
              <w:r w:rsidR="00273FCB">
                <w:rPr>
                  <w:rFonts w:asciiTheme="minorHAnsi" w:hAnsiTheme="minorHAnsi" w:cstheme="minorHAnsi"/>
                  <w:color w:val="000000"/>
                  <w:sz w:val="18"/>
                  <w:szCs w:val="18"/>
                </w:rPr>
                <w:t>L</w:t>
              </w:r>
            </w:ins>
            <w:del w:id="1353" w:author="sam cornet" w:date="2025-03-17T23:03:00Z" w16du:dateUtc="2025-03-17T22:03:00Z">
              <w:r w:rsidRPr="000F6491" w:rsidDel="00273FCB">
                <w:rPr>
                  <w:rFonts w:asciiTheme="minorHAnsi" w:hAnsiTheme="minorHAnsi" w:cstheme="minorHAnsi"/>
                  <w:color w:val="000000"/>
                  <w:sz w:val="18"/>
                  <w:szCs w:val="18"/>
                </w:rPr>
                <w:delText>l</w:delText>
              </w:r>
            </w:del>
            <w:r w:rsidRPr="000F6491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 xml:space="preserve">a </w:t>
            </w:r>
            <w:r w:rsidRPr="008C2F52"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  <w:t>rénine</w:t>
            </w:r>
          </w:p>
          <w:p w14:paraId="311734BC" w14:textId="69D41011" w:rsidR="000F6491" w:rsidRDefault="000F6491">
            <w:pPr>
              <w:pStyle w:val="NormalWeb"/>
              <w:numPr>
                <w:ilvl w:val="0"/>
                <w:numId w:val="59"/>
              </w:numPr>
              <w:spacing w:before="0" w:beforeAutospacing="0" w:after="0" w:afterAutospacing="0" w:line="276" w:lineRule="auto"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pPrChange w:id="1354" w:author="sam cornet" w:date="2025-03-17T23:02:00Z" w16du:dateUtc="2025-03-17T22:02:00Z">
                <w:pPr>
                  <w:pStyle w:val="NormalWeb"/>
                  <w:numPr>
                    <w:numId w:val="59"/>
                  </w:numPr>
                  <w:spacing w:before="0" w:beforeAutospacing="0" w:after="0" w:afterAutospacing="0"/>
                  <w:ind w:left="360" w:hanging="360"/>
                  <w:textAlignment w:val="baseline"/>
                </w:pPr>
              </w:pPrChange>
            </w:pPr>
            <w:r w:rsidRPr="008C2F52"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  <w:t>Angiotensine II</w:t>
            </w:r>
            <w:r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 xml:space="preserve"> : </w:t>
            </w:r>
            <w:ins w:id="1355" w:author="sam cornet" w:date="2025-03-17T23:03:00Z" w16du:dateUtc="2025-03-17T22:03:00Z">
              <w:r w:rsidR="00273FCB">
                <w:rPr>
                  <w:rFonts w:asciiTheme="minorHAnsi" w:hAnsiTheme="minorHAnsi" w:cstheme="minorHAnsi"/>
                  <w:color w:val="000000"/>
                  <w:sz w:val="18"/>
                  <w:szCs w:val="18"/>
                </w:rPr>
                <w:t>p</w:t>
              </w:r>
            </w:ins>
            <w:del w:id="1356" w:author="sam cornet" w:date="2025-03-17T23:03:00Z" w16du:dateUtc="2025-03-17T22:03:00Z">
              <w:r w:rsidDel="00273FCB">
                <w:rPr>
                  <w:rFonts w:asciiTheme="minorHAnsi" w:hAnsiTheme="minorHAnsi" w:cstheme="minorHAnsi"/>
                  <w:color w:val="000000"/>
                  <w:sz w:val="18"/>
                  <w:szCs w:val="18"/>
                </w:rPr>
                <w:delText>p</w:delText>
              </w:r>
            </w:del>
            <w:r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 xml:space="preserve">uissant vasoconstricteur artériel </w:t>
            </w:r>
          </w:p>
          <w:p w14:paraId="07670708" w14:textId="77777777" w:rsidR="000F6491" w:rsidRDefault="000F6491">
            <w:pPr>
              <w:pStyle w:val="NormalWeb"/>
              <w:numPr>
                <w:ilvl w:val="0"/>
                <w:numId w:val="60"/>
              </w:numPr>
              <w:spacing w:before="0" w:beforeAutospacing="0" w:after="0" w:afterAutospacing="0" w:line="276" w:lineRule="auto"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pPrChange w:id="1357" w:author="sam cornet" w:date="2025-03-17T23:02:00Z" w16du:dateUtc="2025-03-17T22:02:00Z">
                <w:pPr>
                  <w:pStyle w:val="NormalWeb"/>
                  <w:numPr>
                    <w:numId w:val="60"/>
                  </w:numPr>
                  <w:spacing w:before="0" w:beforeAutospacing="0" w:after="0" w:afterAutospacing="0"/>
                  <w:ind w:left="611" w:hanging="360"/>
                  <w:textAlignment w:val="baseline"/>
                </w:pPr>
              </w:pPrChange>
            </w:pPr>
            <w:r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 xml:space="preserve">Entraine l’augmentation des résistances périphériques et l’augmentation de la pression </w:t>
            </w:r>
          </w:p>
          <w:p w14:paraId="7566F1B3" w14:textId="01F3F768" w:rsidR="000F6491" w:rsidRPr="000F6491" w:rsidRDefault="000F6491">
            <w:pPr>
              <w:pStyle w:val="NormalWeb"/>
              <w:numPr>
                <w:ilvl w:val="0"/>
                <w:numId w:val="60"/>
              </w:numPr>
              <w:spacing w:before="0" w:beforeAutospacing="0" w:after="0" w:afterAutospacing="0" w:line="276" w:lineRule="auto"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pPrChange w:id="1358" w:author="sam cornet" w:date="2025-03-17T23:02:00Z" w16du:dateUtc="2025-03-17T22:02:00Z">
                <w:pPr>
                  <w:pStyle w:val="NormalWeb"/>
                  <w:numPr>
                    <w:numId w:val="60"/>
                  </w:numPr>
                  <w:spacing w:before="0" w:beforeAutospacing="0" w:after="0" w:afterAutospacing="0"/>
                  <w:ind w:left="611" w:hanging="360"/>
                  <w:textAlignment w:val="baseline"/>
                </w:pPr>
              </w:pPrChange>
            </w:pPr>
            <w:r w:rsidRPr="000F6491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 xml:space="preserve">Stimule la sécrétion de l’aldostérone par le cortex surrénalien </w:t>
            </w:r>
          </w:p>
          <w:p w14:paraId="7F4D911A" w14:textId="77777777" w:rsidR="000F6491" w:rsidRDefault="000F6491" w:rsidP="00273FCB">
            <w:pPr>
              <w:pStyle w:val="NormalWeb"/>
              <w:spacing w:before="0" w:beforeAutospacing="0" w:after="0" w:afterAutospacing="0" w:line="276" w:lineRule="auto"/>
              <w:jc w:val="center"/>
              <w:textAlignment w:val="baseline"/>
              <w:rPr>
                <w:ins w:id="1359" w:author="sam cornet" w:date="2025-03-17T23:03:00Z" w16du:dateUtc="2025-03-17T22:03:00Z"/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noProof/>
                <w:color w:val="000000"/>
                <w:sz w:val="18"/>
                <w:szCs w:val="18"/>
              </w:rPr>
              <w:drawing>
                <wp:inline distT="0" distB="0" distL="0" distR="0" wp14:anchorId="09B0B3DC" wp14:editId="19BB5817">
                  <wp:extent cx="2037805" cy="1871721"/>
                  <wp:effectExtent l="0" t="0" r="0" b="0"/>
                  <wp:docPr id="1382801254" name="Imag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2801254" name="Image 1382801254"/>
                          <pic:cNvPicPr/>
                        </pic:nvPicPr>
                        <pic:blipFill rotWithShape="1"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1541" r="22444" b="14609"/>
                          <a:stretch/>
                        </pic:blipFill>
                        <pic:spPr bwMode="auto">
                          <a:xfrm>
                            <a:off x="0" y="0"/>
                            <a:ext cx="2044260" cy="18776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08F7B17" w14:textId="59A675E4" w:rsidR="00273FCB" w:rsidRPr="00273FCB" w:rsidRDefault="00273FCB">
            <w:pPr>
              <w:pStyle w:val="NormalWeb"/>
              <w:spacing w:before="0" w:beforeAutospacing="0" w:after="0" w:afterAutospacing="0" w:line="276" w:lineRule="auto"/>
              <w:jc w:val="center"/>
              <w:textAlignment w:val="baseline"/>
              <w:rPr>
                <w:rFonts w:asciiTheme="minorHAnsi" w:hAnsiTheme="minorHAnsi" w:cstheme="minorHAnsi"/>
                <w:i/>
                <w:iCs/>
                <w:color w:val="000000"/>
                <w:sz w:val="18"/>
                <w:szCs w:val="18"/>
                <w:rPrChange w:id="1360" w:author="sam cornet" w:date="2025-03-17T23:03:00Z" w16du:dateUtc="2025-03-17T22:03:00Z">
                  <w:rPr>
                    <w:rFonts w:asciiTheme="minorHAnsi" w:hAnsiTheme="minorHAnsi" w:cstheme="minorHAnsi"/>
                    <w:color w:val="000000"/>
                    <w:sz w:val="18"/>
                    <w:szCs w:val="18"/>
                  </w:rPr>
                </w:rPrChange>
              </w:rPr>
              <w:pPrChange w:id="1361" w:author="sam cornet" w:date="2025-03-17T23:02:00Z" w16du:dateUtc="2025-03-17T22:02:00Z">
                <w:pPr>
                  <w:pStyle w:val="NormalWeb"/>
                  <w:spacing w:before="0" w:beforeAutospacing="0" w:after="0" w:afterAutospacing="0"/>
                  <w:jc w:val="center"/>
                  <w:textAlignment w:val="baseline"/>
                </w:pPr>
              </w:pPrChange>
            </w:pPr>
            <w:ins w:id="1362" w:author="sam cornet" w:date="2025-03-17T23:03:00Z" w16du:dateUtc="2025-03-17T22:03:00Z">
              <w:r w:rsidRPr="00273FCB">
                <w:rPr>
                  <w:rFonts w:asciiTheme="minorHAnsi" w:hAnsiTheme="minorHAnsi" w:cstheme="minorHAnsi"/>
                  <w:i/>
                  <w:iCs/>
                  <w:color w:val="000000"/>
                  <w:sz w:val="18"/>
                  <w:szCs w:val="18"/>
                  <w:rPrChange w:id="1363" w:author="sam cornet" w:date="2025-03-17T23:03:00Z" w16du:dateUtc="2025-03-17T22:03:00Z">
                    <w:rPr>
                      <w:rFonts w:asciiTheme="minorHAnsi" w:hAnsiTheme="minorHAnsi" w:cstheme="minorHAnsi"/>
                      <w:color w:val="000000"/>
                      <w:sz w:val="18"/>
                      <w:szCs w:val="18"/>
                    </w:rPr>
                  </w:rPrChange>
                </w:rPr>
                <w:t>Variations de l’aldostérone et du volume plasmatique</w:t>
              </w:r>
            </w:ins>
          </w:p>
        </w:tc>
      </w:tr>
      <w:tr w:rsidR="00F153ED" w:rsidRPr="002C1C62" w14:paraId="06B94958" w14:textId="77777777" w:rsidTr="00273FCB">
        <w:tblPrEx>
          <w:tblW w:w="9654" w:type="dxa"/>
          <w:jc w:val="center"/>
          <w:tblPrExChange w:id="1364" w:author="sam cornet" w:date="2025-03-17T23:04:00Z" w16du:dateUtc="2025-03-17T22:04:00Z">
            <w:tblPrEx>
              <w:tblW w:w="9654" w:type="dxa"/>
              <w:jc w:val="center"/>
            </w:tblPrEx>
          </w:tblPrExChange>
        </w:tblPrEx>
        <w:trPr>
          <w:trHeight w:val="2386"/>
          <w:tblHeader/>
          <w:jc w:val="center"/>
          <w:trPrChange w:id="1365" w:author="sam cornet" w:date="2025-03-17T23:04:00Z" w16du:dateUtc="2025-03-17T22:04:00Z">
            <w:trPr>
              <w:gridAfter w:val="0"/>
              <w:trHeight w:val="1134"/>
              <w:tblHeader/>
              <w:jc w:val="center"/>
            </w:trPr>
          </w:trPrChange>
        </w:trPr>
        <w:tc>
          <w:tcPr>
            <w:tcW w:w="1701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  <w:tcPrChange w:id="1366" w:author="sam cornet" w:date="2025-03-17T23:04:00Z" w16du:dateUtc="2025-03-17T22:04:00Z">
              <w:tcPr>
                <w:tcW w:w="1701" w:type="dxa"/>
                <w:gridSpan w:val="2"/>
                <w:tcBorders>
                  <w:left w:val="single" w:sz="4" w:space="0" w:color="000000"/>
                  <w:bottom w:val="single" w:sz="4" w:space="0" w:color="auto"/>
                  <w:right w:val="single" w:sz="4" w:space="0" w:color="auto"/>
                </w:tcBorders>
                <w:shd w:val="clear" w:color="auto" w:fill="A6A6A6"/>
                <w:vAlign w:val="center"/>
              </w:tcPr>
            </w:tcPrChange>
          </w:tcPr>
          <w:p w14:paraId="74B7BA1B" w14:textId="04A301AC" w:rsidR="00F153ED" w:rsidRPr="002C1C62" w:rsidRDefault="00F153ED" w:rsidP="004B69ED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Effets de l’entraînement physique sur  l’aldostérone</w:t>
            </w:r>
          </w:p>
        </w:tc>
        <w:tc>
          <w:tcPr>
            <w:tcW w:w="7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  <w:tcPrChange w:id="1367" w:author="sam cornet" w:date="2025-03-17T23:04:00Z" w16du:dateUtc="2025-03-17T22:04:00Z">
              <w:tcPr>
                <w:tcW w:w="7953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000000"/>
                </w:tcBorders>
                <w:vAlign w:val="center"/>
              </w:tcPr>
            </w:tcPrChange>
          </w:tcPr>
          <w:p w14:paraId="7BE9A51F" w14:textId="77777777" w:rsidR="00273FCB" w:rsidRDefault="000F6491" w:rsidP="00273FCB">
            <w:pPr>
              <w:pStyle w:val="Corps"/>
              <w:numPr>
                <w:ilvl w:val="0"/>
                <w:numId w:val="62"/>
              </w:numPr>
              <w:spacing w:line="276" w:lineRule="auto"/>
              <w:rPr>
                <w:ins w:id="1368" w:author="sam cornet" w:date="2025-03-17T23:04:00Z" w16du:dateUtc="2025-03-17T22:04:00Z"/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Entraînement régulier au marathon </w:t>
            </w:r>
          </w:p>
          <w:p w14:paraId="4B8A76C5" w14:textId="77777777" w:rsidR="00273FCB" w:rsidRDefault="00273FCB" w:rsidP="00273FCB">
            <w:pPr>
              <w:pStyle w:val="Corps"/>
              <w:numPr>
                <w:ilvl w:val="0"/>
                <w:numId w:val="90"/>
              </w:numPr>
              <w:spacing w:line="276" w:lineRule="auto"/>
              <w:rPr>
                <w:ins w:id="1369" w:author="sam cornet" w:date="2025-03-17T23:04:00Z" w16du:dateUtc="2025-03-17T22:04:00Z"/>
                <w:rFonts w:asciiTheme="minorHAnsi" w:hAnsiTheme="minorHAnsi" w:cstheme="minorHAnsi"/>
              </w:rPr>
            </w:pPr>
            <w:ins w:id="1370" w:author="sam cornet" w:date="2025-03-17T23:04:00Z" w16du:dateUtc="2025-03-17T22:04:00Z">
              <w:r>
                <w:rPr>
                  <w:rFonts w:asciiTheme="minorHAnsi" w:hAnsiTheme="minorHAnsi" w:cstheme="minorHAnsi"/>
                </w:rPr>
                <w:t>P</w:t>
              </w:r>
            </w:ins>
            <w:del w:id="1371" w:author="sam cornet" w:date="2025-03-17T23:04:00Z" w16du:dateUtc="2025-03-17T22:04:00Z">
              <w:r w:rsidR="000F6491" w:rsidDel="00273FCB">
                <w:rPr>
                  <w:rFonts w:asciiTheme="minorHAnsi" w:hAnsiTheme="minorHAnsi" w:cstheme="minorHAnsi"/>
                </w:rPr>
                <w:delText>(p</w:delText>
              </w:r>
            </w:del>
            <w:r w:rsidR="000F6491">
              <w:rPr>
                <w:rFonts w:asciiTheme="minorHAnsi" w:hAnsiTheme="minorHAnsi" w:cstheme="minorHAnsi"/>
              </w:rPr>
              <w:t>lusieurs heures de course/jour</w:t>
            </w:r>
          </w:p>
          <w:p w14:paraId="4DA9D75E" w14:textId="59C07329" w:rsidR="00F153ED" w:rsidRDefault="00273FCB">
            <w:pPr>
              <w:pStyle w:val="Corps"/>
              <w:numPr>
                <w:ilvl w:val="0"/>
                <w:numId w:val="90"/>
              </w:numPr>
              <w:spacing w:line="276" w:lineRule="auto"/>
              <w:rPr>
                <w:rFonts w:asciiTheme="minorHAnsi" w:hAnsiTheme="minorHAnsi" w:cstheme="minorHAnsi"/>
              </w:rPr>
              <w:pPrChange w:id="1372" w:author="sam cornet" w:date="2025-03-17T23:04:00Z" w16du:dateUtc="2025-03-17T22:04:00Z">
                <w:pPr>
                  <w:pStyle w:val="Corps"/>
                  <w:numPr>
                    <w:numId w:val="62"/>
                  </w:numPr>
                  <w:ind w:left="360" w:hanging="360"/>
                </w:pPr>
              </w:pPrChange>
            </w:pPr>
            <w:ins w:id="1373" w:author="sam cornet" w:date="2025-03-17T23:04:00Z" w16du:dateUtc="2025-03-17T22:04:00Z">
              <w:r>
                <w:rPr>
                  <w:rFonts w:asciiTheme="minorHAnsi" w:hAnsiTheme="minorHAnsi" w:cstheme="minorHAnsi"/>
                </w:rPr>
                <w:t>P</w:t>
              </w:r>
            </w:ins>
            <w:del w:id="1374" w:author="sam cornet" w:date="2025-03-17T23:04:00Z" w16du:dateUtc="2025-03-17T22:04:00Z">
              <w:r w:rsidR="000F6491" w:rsidDel="00273FCB">
                <w:rPr>
                  <w:rFonts w:asciiTheme="minorHAnsi" w:hAnsiTheme="minorHAnsi" w:cstheme="minorHAnsi"/>
                </w:rPr>
                <w:delText>) p</w:delText>
              </w:r>
            </w:del>
            <w:r w:rsidR="000F6491">
              <w:rPr>
                <w:rFonts w:asciiTheme="minorHAnsi" w:hAnsiTheme="minorHAnsi" w:cstheme="minorHAnsi"/>
              </w:rPr>
              <w:t>eut augmenter de façon chronique les taux d’aldostérone plasmatique</w:t>
            </w:r>
          </w:p>
          <w:p w14:paraId="619DE183" w14:textId="77777777" w:rsidR="00273FCB" w:rsidRDefault="000F6491" w:rsidP="00273FCB">
            <w:pPr>
              <w:pStyle w:val="Corps"/>
              <w:numPr>
                <w:ilvl w:val="0"/>
                <w:numId w:val="62"/>
              </w:numPr>
              <w:spacing w:line="276" w:lineRule="auto"/>
              <w:rPr>
                <w:ins w:id="1375" w:author="sam cornet" w:date="2025-03-17T23:04:00Z" w16du:dateUtc="2025-03-17T22:04:00Z"/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Après arrêt de ce type d’entrainement : </w:t>
            </w:r>
          </w:p>
          <w:p w14:paraId="76D47835" w14:textId="77777777" w:rsidR="00273FCB" w:rsidRDefault="00273FCB" w:rsidP="00273FCB">
            <w:pPr>
              <w:pStyle w:val="Corps"/>
              <w:numPr>
                <w:ilvl w:val="0"/>
                <w:numId w:val="91"/>
              </w:numPr>
              <w:spacing w:line="276" w:lineRule="auto"/>
              <w:rPr>
                <w:ins w:id="1376" w:author="sam cornet" w:date="2025-03-17T23:04:00Z" w16du:dateUtc="2025-03-17T22:04:00Z"/>
                <w:rFonts w:asciiTheme="minorHAnsi" w:hAnsiTheme="minorHAnsi" w:cstheme="minorHAnsi"/>
              </w:rPr>
            </w:pPr>
            <w:ins w:id="1377" w:author="sam cornet" w:date="2025-03-17T23:04:00Z" w16du:dateUtc="2025-03-17T22:04:00Z">
              <w:r>
                <w:rPr>
                  <w:rFonts w:asciiTheme="minorHAnsi" w:hAnsiTheme="minorHAnsi" w:cstheme="minorHAnsi"/>
                </w:rPr>
                <w:t>T</w:t>
              </w:r>
            </w:ins>
            <w:del w:id="1378" w:author="sam cornet" w:date="2025-03-17T23:04:00Z" w16du:dateUtc="2025-03-17T22:04:00Z">
              <w:r w:rsidR="000F6491" w:rsidDel="00273FCB">
                <w:rPr>
                  <w:rFonts w:asciiTheme="minorHAnsi" w:hAnsiTheme="minorHAnsi" w:cstheme="minorHAnsi"/>
                </w:rPr>
                <w:delText>t</w:delText>
              </w:r>
            </w:del>
            <w:r w:rsidR="000F6491">
              <w:rPr>
                <w:rFonts w:asciiTheme="minorHAnsi" w:hAnsiTheme="minorHAnsi" w:cstheme="minorHAnsi"/>
              </w:rPr>
              <w:t xml:space="preserve">aux élevé d’aldostérone peuvent persister pendant plusieurs semaines </w:t>
            </w:r>
          </w:p>
          <w:p w14:paraId="182134BB" w14:textId="5AE0A2DA" w:rsidR="000F6491" w:rsidRDefault="000F6491">
            <w:pPr>
              <w:pStyle w:val="Corps"/>
              <w:numPr>
                <w:ilvl w:val="0"/>
                <w:numId w:val="92"/>
              </w:numPr>
              <w:spacing w:line="276" w:lineRule="auto"/>
              <w:rPr>
                <w:rFonts w:asciiTheme="minorHAnsi" w:hAnsiTheme="minorHAnsi" w:cstheme="minorHAnsi"/>
              </w:rPr>
              <w:pPrChange w:id="1379" w:author="sam cornet" w:date="2025-03-17T23:04:00Z" w16du:dateUtc="2025-03-17T22:04:00Z">
                <w:pPr>
                  <w:pStyle w:val="Corps"/>
                  <w:numPr>
                    <w:numId w:val="62"/>
                  </w:numPr>
                  <w:ind w:left="360" w:hanging="360"/>
                </w:pPr>
              </w:pPrChange>
            </w:pPr>
            <w:del w:id="1380" w:author="sam cornet" w:date="2025-03-17T23:04:00Z" w16du:dateUtc="2025-03-17T22:04:00Z">
              <w:r w:rsidDel="00273FCB">
                <w:rPr>
                  <w:rFonts w:asciiTheme="minorHAnsi" w:hAnsiTheme="minorHAnsi" w:cstheme="minorHAnsi"/>
                </w:rPr>
                <w:delText>(</w:delText>
              </w:r>
            </w:del>
            <w:r>
              <w:rPr>
                <w:rFonts w:asciiTheme="minorHAnsi" w:hAnsiTheme="minorHAnsi" w:cstheme="minorHAnsi"/>
              </w:rPr>
              <w:t>2 à 4 semaines</w:t>
            </w:r>
            <w:del w:id="1381" w:author="sam cornet" w:date="2025-03-17T23:04:00Z" w16du:dateUtc="2025-03-17T22:04:00Z">
              <w:r w:rsidDel="00273FCB">
                <w:rPr>
                  <w:rFonts w:asciiTheme="minorHAnsi" w:hAnsiTheme="minorHAnsi" w:cstheme="minorHAnsi"/>
                </w:rPr>
                <w:delText>)</w:delText>
              </w:r>
            </w:del>
          </w:p>
          <w:p w14:paraId="476B9ED6" w14:textId="67735569" w:rsidR="000F6491" w:rsidRPr="002C1C62" w:rsidRDefault="000F6491">
            <w:pPr>
              <w:pStyle w:val="Corps"/>
              <w:numPr>
                <w:ilvl w:val="0"/>
                <w:numId w:val="62"/>
              </w:numPr>
              <w:spacing w:line="276" w:lineRule="auto"/>
              <w:rPr>
                <w:rFonts w:asciiTheme="minorHAnsi" w:hAnsiTheme="minorHAnsi" w:cstheme="minorHAnsi"/>
              </w:rPr>
              <w:pPrChange w:id="1382" w:author="sam cornet" w:date="2025-03-17T23:02:00Z" w16du:dateUtc="2025-03-17T22:02:00Z">
                <w:pPr>
                  <w:pStyle w:val="Corps"/>
                  <w:numPr>
                    <w:numId w:val="62"/>
                  </w:numPr>
                  <w:ind w:left="360" w:hanging="360"/>
                </w:pPr>
              </w:pPrChange>
            </w:pPr>
            <w:r>
              <w:rPr>
                <w:rFonts w:asciiTheme="minorHAnsi" w:hAnsiTheme="minorHAnsi" w:cstheme="minorHAnsi"/>
              </w:rPr>
              <w:t xml:space="preserve">Athlètes entraînés (2h par jour à 60% du VO2max) présentent lors d’un exercice une augmentation plus importante par rapport aux sujets non-entraînés </w:t>
            </w:r>
          </w:p>
        </w:tc>
      </w:tr>
    </w:tbl>
    <w:p w14:paraId="68DB888F" w14:textId="77777777" w:rsidR="00F153ED" w:rsidRDefault="00F153ED" w:rsidP="004D4BB6">
      <w:pPr>
        <w:jc w:val="both"/>
        <w:rPr>
          <w:rFonts w:asciiTheme="minorHAnsi" w:hAnsiTheme="minorHAnsi" w:cstheme="minorHAnsi"/>
          <w:color w:val="55519B"/>
        </w:rPr>
      </w:pPr>
    </w:p>
    <w:p w14:paraId="5EED7C5A" w14:textId="77777777" w:rsidR="00F153ED" w:rsidRDefault="00F153ED" w:rsidP="004D4BB6">
      <w:pPr>
        <w:jc w:val="both"/>
        <w:rPr>
          <w:rFonts w:asciiTheme="minorHAnsi" w:hAnsiTheme="minorHAnsi" w:cstheme="minorHAnsi"/>
          <w:color w:val="55519B"/>
        </w:rPr>
      </w:pPr>
    </w:p>
    <w:tbl>
      <w:tblPr>
        <w:tblW w:w="9654" w:type="dxa"/>
        <w:jc w:val="center"/>
        <w:tblLook w:val="04A0" w:firstRow="1" w:lastRow="0" w:firstColumn="1" w:lastColumn="0" w:noHBand="0" w:noVBand="1"/>
      </w:tblPr>
      <w:tblGrid>
        <w:gridCol w:w="1701"/>
        <w:gridCol w:w="3849"/>
        <w:gridCol w:w="4104"/>
        <w:tblGridChange w:id="1383">
          <w:tblGrid>
            <w:gridCol w:w="5"/>
            <w:gridCol w:w="1696"/>
            <w:gridCol w:w="5"/>
            <w:gridCol w:w="3844"/>
            <w:gridCol w:w="4104"/>
            <w:gridCol w:w="5"/>
          </w:tblGrid>
        </w:tblGridChange>
      </w:tblGrid>
      <w:tr w:rsidR="00F153ED" w:rsidRPr="002C1C62" w14:paraId="0ADED4FC" w14:textId="77777777" w:rsidTr="004B69ED">
        <w:trPr>
          <w:trHeight w:val="737"/>
          <w:tblHeader/>
          <w:jc w:val="center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221D3F"/>
            <w:vAlign w:val="center"/>
          </w:tcPr>
          <w:p w14:paraId="4E64910A" w14:textId="77777777" w:rsidR="00F153ED" w:rsidRPr="00273FCB" w:rsidRDefault="00F153ED" w:rsidP="004B69ED">
            <w:pPr>
              <w:spacing w:before="120" w:after="120" w:line="240" w:lineRule="auto"/>
              <w:rPr>
                <w:rFonts w:asciiTheme="minorHAnsi" w:hAnsiTheme="minorHAnsi" w:cstheme="minorHAnsi"/>
                <w:b/>
                <w:bCs/>
                <w:i/>
                <w:iCs/>
                <w:color w:val="FFFFFF"/>
                <w:sz w:val="20"/>
                <w:szCs w:val="20"/>
                <w:rPrChange w:id="1384" w:author="sam cornet" w:date="2025-03-17T23:04:00Z" w16du:dateUtc="2025-03-17T22:04:00Z">
                  <w:rPr>
                    <w:rFonts w:asciiTheme="minorHAnsi" w:hAnsiTheme="minorHAnsi" w:cstheme="minorHAnsi"/>
                    <w:i/>
                    <w:iCs/>
                    <w:color w:val="FFFFFF"/>
                    <w:sz w:val="20"/>
                    <w:szCs w:val="20"/>
                  </w:rPr>
                </w:rPrChange>
              </w:rPr>
            </w:pPr>
            <w:r w:rsidRPr="00273FCB">
              <w:rPr>
                <w:rFonts w:asciiTheme="minorHAnsi" w:hAnsiTheme="minorHAnsi" w:cstheme="minorHAnsi"/>
                <w:b/>
                <w:bCs/>
                <w:i/>
                <w:iCs/>
                <w:color w:val="FFFFFF"/>
                <w:sz w:val="20"/>
                <w:szCs w:val="20"/>
                <w:rPrChange w:id="1385" w:author="sam cornet" w:date="2025-03-17T23:04:00Z" w16du:dateUtc="2025-03-17T22:04:00Z">
                  <w:rPr>
                    <w:rFonts w:asciiTheme="minorHAnsi" w:hAnsiTheme="minorHAnsi" w:cstheme="minorHAnsi"/>
                    <w:i/>
                    <w:iCs/>
                    <w:color w:val="FFFFFF"/>
                    <w:sz w:val="20"/>
                    <w:szCs w:val="20"/>
                  </w:rPr>
                </w:rPrChange>
              </w:rPr>
              <w:lastRenderedPageBreak/>
              <w:t>II. Réponses hormonales à l’exercice et à l’entraînement</w:t>
            </w:r>
          </w:p>
        </w:tc>
        <w:tc>
          <w:tcPr>
            <w:tcW w:w="79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4CAADB"/>
            <w:vAlign w:val="center"/>
          </w:tcPr>
          <w:p w14:paraId="031D01E8" w14:textId="2F7CD152" w:rsidR="00F153ED" w:rsidRPr="002C1C62" w:rsidRDefault="00F153ED" w:rsidP="004B69ED">
            <w:pPr>
              <w:spacing w:line="240" w:lineRule="auto"/>
              <w:rPr>
                <w:rFonts w:asciiTheme="minorHAnsi" w:hAnsiTheme="minorHAnsi" w:cstheme="minorHAnsi"/>
                <w:b/>
                <w:bCs/>
                <w:color w:val="F2F2F2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noProof/>
                <w:color w:val="FFFFFF"/>
                <w:sz w:val="24"/>
                <w:szCs w:val="24"/>
              </w:rPr>
              <w:t>L’insuline et le glucagon</w:t>
            </w:r>
            <w:ins w:id="1386" w:author="sam cornet" w:date="2025-03-18T07:04:00Z" w16du:dateUtc="2025-03-18T06:04:00Z">
              <w:r w:rsidR="008F6CE4">
                <w:rPr>
                  <w:rFonts w:asciiTheme="minorHAnsi" w:hAnsiTheme="minorHAnsi" w:cstheme="minorHAnsi"/>
                  <w:b/>
                  <w:bCs/>
                  <w:noProof/>
                  <w:color w:val="FFFFFF"/>
                  <w:sz w:val="24"/>
                  <w:szCs w:val="24"/>
                </w:rPr>
                <w:t xml:space="preserve"> 1/2</w:t>
              </w:r>
            </w:ins>
          </w:p>
        </w:tc>
      </w:tr>
      <w:tr w:rsidR="007C27E7" w:rsidRPr="002C1C62" w14:paraId="0F9E6948" w14:textId="77777777" w:rsidTr="007C27E7">
        <w:tblPrEx>
          <w:tblW w:w="9654" w:type="dxa"/>
          <w:jc w:val="center"/>
          <w:tblPrExChange w:id="1387" w:author="sam cornet" w:date="2025-03-18T07:16:00Z" w16du:dateUtc="2025-03-18T06:16:00Z">
            <w:tblPrEx>
              <w:tblW w:w="9654" w:type="dxa"/>
              <w:jc w:val="center"/>
            </w:tblPrEx>
          </w:tblPrExChange>
        </w:tblPrEx>
        <w:trPr>
          <w:trHeight w:val="607"/>
          <w:tblHeader/>
          <w:jc w:val="center"/>
          <w:trPrChange w:id="1388" w:author="sam cornet" w:date="2025-03-18T07:16:00Z" w16du:dateUtc="2025-03-18T06:16:00Z">
            <w:trPr>
              <w:gridAfter w:val="0"/>
              <w:trHeight w:val="2436"/>
              <w:tblHeader/>
              <w:jc w:val="center"/>
            </w:trPr>
          </w:trPrChange>
        </w:trPr>
        <w:tc>
          <w:tcPr>
            <w:tcW w:w="1701" w:type="dxa"/>
            <w:vMerge w:val="restart"/>
            <w:tcBorders>
              <w:left w:val="single" w:sz="4" w:space="0" w:color="000000"/>
              <w:right w:val="single" w:sz="4" w:space="0" w:color="auto"/>
            </w:tcBorders>
            <w:shd w:val="clear" w:color="auto" w:fill="A6A6A6"/>
            <w:vAlign w:val="center"/>
            <w:tcPrChange w:id="1389" w:author="sam cornet" w:date="2025-03-18T07:16:00Z" w16du:dateUtc="2025-03-18T06:16:00Z">
              <w:tcPr>
                <w:tcW w:w="1701" w:type="dxa"/>
                <w:gridSpan w:val="2"/>
                <w:vMerge w:val="restart"/>
                <w:tcBorders>
                  <w:left w:val="single" w:sz="4" w:space="0" w:color="000000"/>
                  <w:right w:val="single" w:sz="4" w:space="0" w:color="auto"/>
                </w:tcBorders>
                <w:shd w:val="clear" w:color="auto" w:fill="A6A6A6"/>
                <w:vAlign w:val="center"/>
              </w:tcPr>
            </w:tcPrChange>
          </w:tcPr>
          <w:p w14:paraId="0C550BB5" w14:textId="5B854A21" w:rsidR="007C27E7" w:rsidRDefault="007C27E7" w:rsidP="004B69ED">
            <w:pPr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 xml:space="preserve">Généralités </w:t>
            </w:r>
          </w:p>
        </w:tc>
        <w:tc>
          <w:tcPr>
            <w:tcW w:w="7953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  <w:tcPrChange w:id="1390" w:author="sam cornet" w:date="2025-03-18T07:16:00Z" w16du:dateUtc="2025-03-18T06:16:00Z">
              <w:tcPr>
                <w:tcW w:w="7953" w:type="dxa"/>
                <w:gridSpan w:val="3"/>
                <w:tcBorders>
                  <w:left w:val="single" w:sz="4" w:space="0" w:color="auto"/>
                  <w:bottom w:val="single" w:sz="4" w:space="0" w:color="auto"/>
                  <w:right w:val="single" w:sz="4" w:space="0" w:color="000000"/>
                </w:tcBorders>
                <w:vAlign w:val="center"/>
              </w:tcPr>
            </w:tcPrChange>
          </w:tcPr>
          <w:p w14:paraId="76A9CF35" w14:textId="149E1AC8" w:rsidR="007C27E7" w:rsidDel="007C27E7" w:rsidRDefault="007C27E7">
            <w:pPr>
              <w:pStyle w:val="NormalWeb"/>
              <w:numPr>
                <w:ilvl w:val="0"/>
                <w:numId w:val="63"/>
              </w:numPr>
              <w:spacing w:before="0" w:beforeAutospacing="0" w:after="0" w:afterAutospacing="0" w:line="276" w:lineRule="auto"/>
              <w:textAlignment w:val="baseline"/>
              <w:rPr>
                <w:del w:id="1391" w:author="sam cornet" w:date="2025-03-18T07:15:00Z" w16du:dateUtc="2025-03-18T06:15:00Z"/>
                <w:rFonts w:asciiTheme="minorHAnsi" w:hAnsiTheme="minorHAnsi" w:cstheme="minorHAnsi"/>
                <w:color w:val="000000"/>
                <w:sz w:val="18"/>
                <w:szCs w:val="18"/>
              </w:rPr>
              <w:pPrChange w:id="1392" w:author="sam cornet" w:date="2025-03-17T23:05:00Z" w16du:dateUtc="2025-03-17T22:05:00Z">
                <w:pPr>
                  <w:pStyle w:val="NormalWeb"/>
                  <w:numPr>
                    <w:numId w:val="63"/>
                  </w:numPr>
                  <w:spacing w:before="0" w:beforeAutospacing="0" w:after="0" w:afterAutospacing="0"/>
                  <w:ind w:left="360" w:hanging="360"/>
                  <w:textAlignment w:val="baseline"/>
                </w:pPr>
              </w:pPrChange>
            </w:pPr>
            <w:ins w:id="1393" w:author="sam cornet" w:date="2025-03-18T06:56:00Z" w16du:dateUtc="2025-03-18T05:56:00Z">
              <w:r>
                <w:rPr>
                  <w:rFonts w:asciiTheme="minorHAnsi" w:hAnsiTheme="minorHAnsi" w:cstheme="minorHAnsi"/>
                  <w:b/>
                  <w:bCs/>
                  <w:color w:val="000000"/>
                  <w:sz w:val="18"/>
                  <w:szCs w:val="18"/>
                </w:rPr>
                <w:t>Hormones sécrétées par le p</w:t>
              </w:r>
            </w:ins>
            <w:del w:id="1394" w:author="sam cornet" w:date="2025-03-18T06:56:00Z" w16du:dateUtc="2025-03-18T05:56:00Z">
              <w:r w:rsidRPr="008C2F52" w:rsidDel="008F6CE4">
                <w:rPr>
                  <w:rFonts w:asciiTheme="minorHAnsi" w:hAnsiTheme="minorHAnsi" w:cstheme="minorHAnsi"/>
                  <w:b/>
                  <w:bCs/>
                  <w:color w:val="000000"/>
                  <w:sz w:val="18"/>
                  <w:szCs w:val="18"/>
                </w:rPr>
                <w:delText>P</w:delText>
              </w:r>
            </w:del>
            <w:r w:rsidRPr="008C2F52"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  <w:t>ancréas</w:t>
            </w:r>
            <w:r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 xml:space="preserve"> </w:t>
            </w:r>
            <w:del w:id="1395" w:author="sam cornet" w:date="2025-03-18T06:56:00Z" w16du:dateUtc="2025-03-18T05:56:00Z">
              <w:r w:rsidDel="008F6CE4">
                <w:rPr>
                  <w:rFonts w:asciiTheme="minorHAnsi" w:hAnsiTheme="minorHAnsi" w:cstheme="minorHAnsi"/>
                  <w:color w:val="000000"/>
                  <w:sz w:val="18"/>
                  <w:szCs w:val="18"/>
                </w:rPr>
                <w:delText xml:space="preserve">sécrète 2 hormones l’insuline et le glucagon </w:delText>
              </w:r>
            </w:del>
          </w:p>
          <w:p w14:paraId="282B0191" w14:textId="40EE4914" w:rsidR="007C27E7" w:rsidRPr="007C27E7" w:rsidDel="007C27E7" w:rsidRDefault="007C27E7">
            <w:pPr>
              <w:pStyle w:val="NormalWeb"/>
              <w:numPr>
                <w:ilvl w:val="0"/>
                <w:numId w:val="63"/>
              </w:numPr>
              <w:spacing w:before="0" w:beforeAutospacing="0" w:after="0" w:afterAutospacing="0" w:line="276" w:lineRule="auto"/>
              <w:textAlignment w:val="baseline"/>
              <w:rPr>
                <w:del w:id="1396" w:author="sam cornet" w:date="2025-03-18T07:15:00Z" w16du:dateUtc="2025-03-18T06:15:00Z"/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  <w:u w:val="single"/>
              </w:rPr>
              <w:pPrChange w:id="1397" w:author="sam cornet" w:date="2025-03-18T07:15:00Z" w16du:dateUtc="2025-03-18T06:15:00Z">
                <w:pPr>
                  <w:pStyle w:val="NormalWeb"/>
                  <w:numPr>
                    <w:numId w:val="63"/>
                  </w:numPr>
                  <w:spacing w:before="0" w:beforeAutospacing="0" w:after="0" w:afterAutospacing="0"/>
                  <w:ind w:left="360" w:hanging="360"/>
                  <w:textAlignment w:val="baseline"/>
                </w:pPr>
              </w:pPrChange>
            </w:pPr>
            <w:del w:id="1398" w:author="sam cornet" w:date="2025-03-18T07:15:00Z" w16du:dateUtc="2025-03-18T06:15:00Z">
              <w:r w:rsidRPr="007C27E7" w:rsidDel="007C27E7">
                <w:rPr>
                  <w:rFonts w:asciiTheme="minorHAnsi" w:hAnsiTheme="minorHAnsi" w:cstheme="minorHAnsi"/>
                  <w:b/>
                  <w:bCs/>
                  <w:color w:val="000000"/>
                  <w:sz w:val="18"/>
                  <w:szCs w:val="18"/>
                  <w:u w:val="single"/>
                </w:rPr>
                <w:delText>Effets de l’insuline :</w:delText>
              </w:r>
            </w:del>
          </w:p>
          <w:p w14:paraId="01949610" w14:textId="24806D7B" w:rsidR="007C27E7" w:rsidRPr="008F6CE4" w:rsidDel="007C27E7" w:rsidRDefault="007C27E7">
            <w:pPr>
              <w:pStyle w:val="NormalWeb"/>
              <w:spacing w:before="0" w:beforeAutospacing="0" w:after="0" w:afterAutospacing="0" w:line="276" w:lineRule="auto"/>
              <w:textAlignment w:val="baseline"/>
              <w:rPr>
                <w:del w:id="1399" w:author="sam cornet" w:date="2025-03-18T07:15:00Z" w16du:dateUtc="2025-03-18T06:15:00Z"/>
                <w:rFonts w:asciiTheme="minorHAnsi" w:hAnsiTheme="minorHAnsi" w:cstheme="minorHAnsi"/>
                <w:color w:val="000000"/>
                <w:sz w:val="18"/>
                <w:szCs w:val="18"/>
              </w:rPr>
              <w:pPrChange w:id="1400" w:author="sam cornet" w:date="2025-03-18T07:15:00Z" w16du:dateUtc="2025-03-18T06:15:00Z">
                <w:pPr>
                  <w:pStyle w:val="NormalWeb"/>
                  <w:numPr>
                    <w:numId w:val="65"/>
                  </w:numPr>
                  <w:spacing w:before="0" w:beforeAutospacing="0" w:after="0" w:afterAutospacing="0"/>
                  <w:ind w:left="643" w:hanging="360"/>
                  <w:textAlignment w:val="baseline"/>
                </w:pPr>
              </w:pPrChange>
            </w:pPr>
            <w:del w:id="1401" w:author="sam cornet" w:date="2025-03-18T07:15:00Z" w16du:dateUtc="2025-03-18T06:15:00Z">
              <w:r w:rsidDel="007C27E7">
                <w:rPr>
                  <w:rFonts w:asciiTheme="minorHAnsi" w:hAnsiTheme="minorHAnsi" w:cstheme="minorHAnsi"/>
                  <w:color w:val="000000"/>
                  <w:sz w:val="18"/>
                  <w:szCs w:val="18"/>
                </w:rPr>
                <w:delText xml:space="preserve">Au niveau du </w:delText>
              </w:r>
              <w:r w:rsidRPr="008F6CE4" w:rsidDel="007C27E7">
                <w:rPr>
                  <w:rFonts w:asciiTheme="minorHAnsi" w:hAnsiTheme="minorHAnsi" w:cstheme="minorHAnsi"/>
                  <w:b/>
                  <w:bCs/>
                  <w:szCs w:val="18"/>
                  <w:rPrChange w:id="1402" w:author="sam cornet" w:date="2025-03-18T07:00:00Z" w16du:dateUtc="2025-03-18T06:00:00Z">
                    <w:rPr>
                      <w:rFonts w:asciiTheme="minorHAnsi" w:hAnsiTheme="minorHAnsi" w:cstheme="minorHAnsi"/>
                      <w:szCs w:val="18"/>
                    </w:rPr>
                  </w:rPrChange>
                </w:rPr>
                <w:delText>muscle squelettique</w:delText>
              </w:r>
              <w:r w:rsidDel="007C27E7">
                <w:rPr>
                  <w:rFonts w:asciiTheme="minorHAnsi" w:hAnsiTheme="minorHAnsi" w:cstheme="minorHAnsi"/>
                  <w:color w:val="000000"/>
                  <w:sz w:val="18"/>
                  <w:szCs w:val="18"/>
                </w:rPr>
                <w:delText xml:space="preserve"> : </w:delText>
              </w:r>
            </w:del>
            <w:del w:id="1403" w:author="sam cornet" w:date="2025-03-18T06:56:00Z" w16du:dateUtc="2025-03-18T05:56:00Z">
              <w:r w:rsidDel="008F6CE4">
                <w:rPr>
                  <w:rFonts w:asciiTheme="minorHAnsi" w:hAnsiTheme="minorHAnsi" w:cstheme="minorHAnsi"/>
                  <w:color w:val="000000"/>
                  <w:sz w:val="18"/>
                  <w:szCs w:val="18"/>
                </w:rPr>
                <w:delText>a</w:delText>
              </w:r>
            </w:del>
            <w:del w:id="1404" w:author="sam cornet" w:date="2025-03-18T07:15:00Z" w16du:dateUtc="2025-03-18T06:15:00Z">
              <w:r w:rsidDel="007C27E7">
                <w:rPr>
                  <w:rFonts w:asciiTheme="minorHAnsi" w:hAnsiTheme="minorHAnsi" w:cstheme="minorHAnsi"/>
                  <w:color w:val="000000"/>
                  <w:sz w:val="18"/>
                  <w:szCs w:val="18"/>
                </w:rPr>
                <w:delText>ugmente</w:delText>
              </w:r>
            </w:del>
            <w:del w:id="1405" w:author="sam cornet" w:date="2025-03-18T06:57:00Z" w16du:dateUtc="2025-03-18T05:57:00Z">
              <w:r w:rsidDel="008F6CE4">
                <w:rPr>
                  <w:rFonts w:asciiTheme="minorHAnsi" w:hAnsiTheme="minorHAnsi" w:cstheme="minorHAnsi"/>
                  <w:color w:val="000000"/>
                  <w:sz w:val="18"/>
                  <w:szCs w:val="18"/>
                </w:rPr>
                <w:delText xml:space="preserve"> l</w:delText>
              </w:r>
            </w:del>
            <w:del w:id="1406" w:author="sam cornet" w:date="2025-03-18T07:15:00Z" w16du:dateUtc="2025-03-18T06:15:00Z">
              <w:r w:rsidRPr="008F6CE4" w:rsidDel="007C27E7">
                <w:rPr>
                  <w:rFonts w:asciiTheme="minorHAnsi" w:hAnsiTheme="minorHAnsi" w:cstheme="minorHAnsi"/>
                  <w:color w:val="000000"/>
                  <w:sz w:val="18"/>
                  <w:szCs w:val="18"/>
                </w:rPr>
                <w:delText>a captation et utilisation de glucose</w:delText>
              </w:r>
            </w:del>
            <w:del w:id="1407" w:author="sam cornet" w:date="2025-03-18T06:57:00Z" w16du:dateUtc="2025-03-18T05:57:00Z">
              <w:r w:rsidRPr="008F6CE4" w:rsidDel="008F6CE4">
                <w:rPr>
                  <w:rFonts w:asciiTheme="minorHAnsi" w:hAnsiTheme="minorHAnsi" w:cstheme="minorHAnsi"/>
                  <w:color w:val="000000"/>
                  <w:sz w:val="18"/>
                  <w:szCs w:val="18"/>
                </w:rPr>
                <w:delText>, l</w:delText>
              </w:r>
            </w:del>
            <w:del w:id="1408" w:author="sam cornet" w:date="2025-03-18T07:15:00Z" w16du:dateUtc="2025-03-18T06:15:00Z">
              <w:r w:rsidRPr="008F6CE4" w:rsidDel="007C27E7">
                <w:rPr>
                  <w:rFonts w:asciiTheme="minorHAnsi" w:hAnsiTheme="minorHAnsi" w:cstheme="minorHAnsi"/>
                  <w:color w:val="000000"/>
                  <w:sz w:val="18"/>
                  <w:szCs w:val="18"/>
                </w:rPr>
                <w:delText>a synthèse de glycogène</w:delText>
              </w:r>
            </w:del>
            <w:del w:id="1409" w:author="sam cornet" w:date="2025-03-18T06:57:00Z" w16du:dateUtc="2025-03-18T05:57:00Z">
              <w:r w:rsidRPr="008F6CE4" w:rsidDel="008F6CE4">
                <w:rPr>
                  <w:rFonts w:asciiTheme="minorHAnsi" w:hAnsiTheme="minorHAnsi" w:cstheme="minorHAnsi"/>
                  <w:color w:val="000000"/>
                  <w:sz w:val="18"/>
                  <w:szCs w:val="18"/>
                </w:rPr>
                <w:delText>, l</w:delText>
              </w:r>
            </w:del>
            <w:del w:id="1410" w:author="sam cornet" w:date="2025-03-18T07:15:00Z" w16du:dateUtc="2025-03-18T06:15:00Z">
              <w:r w:rsidRPr="008F6CE4" w:rsidDel="007C27E7">
                <w:rPr>
                  <w:rFonts w:asciiTheme="minorHAnsi" w:hAnsiTheme="minorHAnsi" w:cstheme="minorHAnsi"/>
                  <w:color w:val="000000"/>
                  <w:sz w:val="18"/>
                  <w:szCs w:val="18"/>
                </w:rPr>
                <w:delText xml:space="preserve">a captation d’acides aminés </w:delText>
              </w:r>
            </w:del>
            <w:del w:id="1411" w:author="sam cornet" w:date="2025-03-18T06:57:00Z" w16du:dateUtc="2025-03-18T05:57:00Z">
              <w:r w:rsidRPr="008F6CE4" w:rsidDel="008F6CE4">
                <w:rPr>
                  <w:rFonts w:asciiTheme="minorHAnsi" w:hAnsiTheme="minorHAnsi" w:cstheme="minorHAnsi"/>
                  <w:color w:val="000000"/>
                  <w:sz w:val="18"/>
                  <w:szCs w:val="18"/>
                </w:rPr>
                <w:delText>et l</w:delText>
              </w:r>
            </w:del>
            <w:del w:id="1412" w:author="sam cornet" w:date="2025-03-18T07:15:00Z" w16du:dateUtc="2025-03-18T06:15:00Z">
              <w:r w:rsidRPr="008F6CE4" w:rsidDel="007C27E7">
                <w:rPr>
                  <w:rFonts w:asciiTheme="minorHAnsi" w:hAnsiTheme="minorHAnsi" w:cstheme="minorHAnsi"/>
                  <w:color w:val="000000"/>
                  <w:sz w:val="18"/>
                  <w:szCs w:val="18"/>
                </w:rPr>
                <w:delText>a synthèse de protéines</w:delText>
              </w:r>
            </w:del>
          </w:p>
          <w:p w14:paraId="172C56F3" w14:textId="6F818B38" w:rsidR="007C27E7" w:rsidDel="007C27E7" w:rsidRDefault="007C27E7">
            <w:pPr>
              <w:pStyle w:val="NormalWeb"/>
              <w:spacing w:before="0" w:beforeAutospacing="0" w:after="0" w:afterAutospacing="0" w:line="276" w:lineRule="auto"/>
              <w:textAlignment w:val="baseline"/>
              <w:rPr>
                <w:del w:id="1413" w:author="sam cornet" w:date="2025-03-18T07:15:00Z" w16du:dateUtc="2025-03-18T06:15:00Z"/>
                <w:rFonts w:asciiTheme="minorHAnsi" w:hAnsiTheme="minorHAnsi" w:cstheme="minorHAnsi"/>
                <w:color w:val="000000"/>
                <w:sz w:val="18"/>
                <w:szCs w:val="18"/>
              </w:rPr>
              <w:pPrChange w:id="1414" w:author="sam cornet" w:date="2025-03-18T07:15:00Z" w16du:dateUtc="2025-03-18T06:15:00Z">
                <w:pPr>
                  <w:pStyle w:val="NormalWeb"/>
                  <w:numPr>
                    <w:numId w:val="65"/>
                  </w:numPr>
                  <w:spacing w:before="0" w:beforeAutospacing="0" w:after="0" w:afterAutospacing="0"/>
                  <w:ind w:left="643" w:hanging="360"/>
                  <w:textAlignment w:val="baseline"/>
                </w:pPr>
              </w:pPrChange>
            </w:pPr>
            <w:del w:id="1415" w:author="sam cornet" w:date="2025-03-18T07:15:00Z" w16du:dateUtc="2025-03-18T06:15:00Z">
              <w:r w:rsidDel="007C27E7">
                <w:rPr>
                  <w:rFonts w:asciiTheme="minorHAnsi" w:hAnsiTheme="minorHAnsi" w:cstheme="minorHAnsi"/>
                  <w:color w:val="000000"/>
                  <w:sz w:val="18"/>
                  <w:szCs w:val="18"/>
                </w:rPr>
                <w:delText xml:space="preserve">Au niveau des </w:delText>
              </w:r>
              <w:r w:rsidRPr="008F6CE4" w:rsidDel="007C27E7">
                <w:rPr>
                  <w:rFonts w:asciiTheme="minorHAnsi" w:hAnsiTheme="minorHAnsi" w:cstheme="minorHAnsi"/>
                  <w:b/>
                  <w:bCs/>
                  <w:szCs w:val="18"/>
                  <w:rPrChange w:id="1416" w:author="sam cornet" w:date="2025-03-18T07:00:00Z" w16du:dateUtc="2025-03-18T06:00:00Z">
                    <w:rPr>
                      <w:rFonts w:asciiTheme="minorHAnsi" w:hAnsiTheme="minorHAnsi" w:cstheme="minorHAnsi"/>
                      <w:szCs w:val="18"/>
                    </w:rPr>
                  </w:rPrChange>
                </w:rPr>
                <w:delText>adipocytes</w:delText>
              </w:r>
              <w:r w:rsidDel="007C27E7">
                <w:rPr>
                  <w:rFonts w:asciiTheme="minorHAnsi" w:hAnsiTheme="minorHAnsi" w:cstheme="minorHAnsi"/>
                  <w:color w:val="000000"/>
                  <w:sz w:val="18"/>
                  <w:szCs w:val="18"/>
                </w:rPr>
                <w:delText xml:space="preserve"> : </w:delText>
              </w:r>
            </w:del>
            <w:del w:id="1417" w:author="sam cornet" w:date="2025-03-18T06:57:00Z" w16du:dateUtc="2025-03-18T05:57:00Z">
              <w:r w:rsidDel="008F6CE4">
                <w:rPr>
                  <w:rFonts w:asciiTheme="minorHAnsi" w:hAnsiTheme="minorHAnsi" w:cstheme="minorHAnsi"/>
                  <w:color w:val="000000"/>
                  <w:sz w:val="18"/>
                  <w:szCs w:val="18"/>
                </w:rPr>
                <w:delText>f</w:delText>
              </w:r>
            </w:del>
            <w:del w:id="1418" w:author="sam cornet" w:date="2025-03-18T07:15:00Z" w16du:dateUtc="2025-03-18T06:15:00Z">
              <w:r w:rsidDel="007C27E7">
                <w:rPr>
                  <w:rFonts w:asciiTheme="minorHAnsi" w:hAnsiTheme="minorHAnsi" w:cstheme="minorHAnsi"/>
                  <w:color w:val="000000"/>
                  <w:sz w:val="18"/>
                  <w:szCs w:val="18"/>
                </w:rPr>
                <w:delText>avorise</w:delText>
              </w:r>
            </w:del>
            <w:del w:id="1419" w:author="sam cornet" w:date="2025-03-18T06:57:00Z" w16du:dateUtc="2025-03-18T05:57:00Z">
              <w:r w:rsidDel="008F6CE4">
                <w:rPr>
                  <w:rFonts w:asciiTheme="minorHAnsi" w:hAnsiTheme="minorHAnsi" w:cstheme="minorHAnsi"/>
                  <w:color w:val="000000"/>
                  <w:sz w:val="18"/>
                  <w:szCs w:val="18"/>
                </w:rPr>
                <w:delText xml:space="preserve"> l</w:delText>
              </w:r>
            </w:del>
            <w:del w:id="1420" w:author="sam cornet" w:date="2025-03-18T07:15:00Z" w16du:dateUtc="2025-03-18T06:15:00Z">
              <w:r w:rsidDel="007C27E7">
                <w:rPr>
                  <w:rFonts w:asciiTheme="minorHAnsi" w:hAnsiTheme="minorHAnsi" w:cstheme="minorHAnsi"/>
                  <w:color w:val="000000"/>
                  <w:sz w:val="18"/>
                  <w:szCs w:val="18"/>
                </w:rPr>
                <w:delText xml:space="preserve">a captation et utilisation de glucose </w:delText>
              </w:r>
            </w:del>
            <w:del w:id="1421" w:author="sam cornet" w:date="2025-03-18T06:57:00Z" w16du:dateUtc="2025-03-18T05:57:00Z">
              <w:r w:rsidDel="008F6CE4">
                <w:rPr>
                  <w:rFonts w:asciiTheme="minorHAnsi" w:hAnsiTheme="minorHAnsi" w:cstheme="minorHAnsi"/>
                  <w:color w:val="000000"/>
                  <w:sz w:val="18"/>
                  <w:szCs w:val="18"/>
                </w:rPr>
                <w:delText>et s</w:delText>
              </w:r>
            </w:del>
            <w:del w:id="1422" w:author="sam cornet" w:date="2025-03-18T07:15:00Z" w16du:dateUtc="2025-03-18T06:15:00Z">
              <w:r w:rsidDel="007C27E7">
                <w:rPr>
                  <w:rFonts w:asciiTheme="minorHAnsi" w:hAnsiTheme="minorHAnsi" w:cstheme="minorHAnsi"/>
                  <w:color w:val="000000"/>
                  <w:sz w:val="18"/>
                  <w:szCs w:val="18"/>
                </w:rPr>
                <w:delText>ynthèse de triglycérides</w:delText>
              </w:r>
            </w:del>
          </w:p>
          <w:p w14:paraId="66BCFFB0" w14:textId="7AEDA97F" w:rsidR="007C27E7" w:rsidDel="007C27E7" w:rsidRDefault="007C27E7">
            <w:pPr>
              <w:pStyle w:val="NormalWeb"/>
              <w:spacing w:before="0" w:beforeAutospacing="0" w:after="0" w:afterAutospacing="0" w:line="276" w:lineRule="auto"/>
              <w:textAlignment w:val="baseline"/>
              <w:rPr>
                <w:del w:id="1423" w:author="sam cornet" w:date="2025-03-18T07:15:00Z" w16du:dateUtc="2025-03-18T06:15:00Z"/>
                <w:rFonts w:asciiTheme="minorHAnsi" w:hAnsiTheme="minorHAnsi" w:cstheme="minorHAnsi"/>
                <w:color w:val="000000"/>
                <w:sz w:val="18"/>
                <w:szCs w:val="18"/>
              </w:rPr>
              <w:pPrChange w:id="1424" w:author="sam cornet" w:date="2025-03-18T07:15:00Z" w16du:dateUtc="2025-03-18T06:15:00Z">
                <w:pPr>
                  <w:pStyle w:val="NormalWeb"/>
                  <w:numPr>
                    <w:numId w:val="65"/>
                  </w:numPr>
                  <w:spacing w:before="0" w:beforeAutospacing="0" w:after="0" w:afterAutospacing="0"/>
                  <w:ind w:left="643" w:hanging="360"/>
                  <w:textAlignment w:val="baseline"/>
                </w:pPr>
              </w:pPrChange>
            </w:pPr>
            <w:del w:id="1425" w:author="sam cornet" w:date="2025-03-18T07:15:00Z" w16du:dateUtc="2025-03-18T06:15:00Z">
              <w:r w:rsidDel="007C27E7">
                <w:rPr>
                  <w:rFonts w:asciiTheme="minorHAnsi" w:hAnsiTheme="minorHAnsi" w:cstheme="minorHAnsi"/>
                  <w:color w:val="000000"/>
                  <w:sz w:val="18"/>
                  <w:szCs w:val="18"/>
                </w:rPr>
                <w:delText xml:space="preserve">Au niveau du </w:delText>
              </w:r>
              <w:r w:rsidRPr="008F6CE4" w:rsidDel="007C27E7">
                <w:rPr>
                  <w:rFonts w:asciiTheme="minorHAnsi" w:hAnsiTheme="minorHAnsi" w:cstheme="minorHAnsi"/>
                  <w:b/>
                  <w:bCs/>
                  <w:szCs w:val="18"/>
                  <w:rPrChange w:id="1426" w:author="sam cornet" w:date="2025-03-18T07:00:00Z" w16du:dateUtc="2025-03-18T06:00:00Z">
                    <w:rPr>
                      <w:rFonts w:asciiTheme="minorHAnsi" w:hAnsiTheme="minorHAnsi" w:cstheme="minorHAnsi"/>
                      <w:szCs w:val="18"/>
                    </w:rPr>
                  </w:rPrChange>
                </w:rPr>
                <w:delText>foie</w:delText>
              </w:r>
              <w:r w:rsidDel="007C27E7">
                <w:rPr>
                  <w:rFonts w:asciiTheme="minorHAnsi" w:hAnsiTheme="minorHAnsi" w:cstheme="minorHAnsi"/>
                  <w:color w:val="000000"/>
                  <w:sz w:val="18"/>
                  <w:szCs w:val="18"/>
                </w:rPr>
                <w:delText xml:space="preserve"> : </w:delText>
              </w:r>
            </w:del>
            <w:del w:id="1427" w:author="sam cornet" w:date="2025-03-18T06:57:00Z" w16du:dateUtc="2025-03-18T05:57:00Z">
              <w:r w:rsidDel="008F6CE4">
                <w:rPr>
                  <w:rFonts w:asciiTheme="minorHAnsi" w:hAnsiTheme="minorHAnsi" w:cstheme="minorHAnsi"/>
                  <w:color w:val="000000"/>
                  <w:sz w:val="18"/>
                  <w:szCs w:val="18"/>
                </w:rPr>
                <w:delText>a</w:delText>
              </w:r>
            </w:del>
            <w:del w:id="1428" w:author="sam cornet" w:date="2025-03-18T07:15:00Z" w16du:dateUtc="2025-03-18T06:15:00Z">
              <w:r w:rsidDel="007C27E7">
                <w:rPr>
                  <w:rFonts w:asciiTheme="minorHAnsi" w:hAnsiTheme="minorHAnsi" w:cstheme="minorHAnsi"/>
                  <w:color w:val="000000"/>
                  <w:sz w:val="18"/>
                  <w:szCs w:val="18"/>
                </w:rPr>
                <w:delText>ugmente</w:delText>
              </w:r>
            </w:del>
            <w:del w:id="1429" w:author="sam cornet" w:date="2025-03-18T06:57:00Z" w16du:dateUtc="2025-03-18T05:57:00Z">
              <w:r w:rsidDel="008F6CE4">
                <w:rPr>
                  <w:rFonts w:asciiTheme="minorHAnsi" w:hAnsiTheme="minorHAnsi" w:cstheme="minorHAnsi"/>
                  <w:color w:val="000000"/>
                  <w:sz w:val="18"/>
                  <w:szCs w:val="18"/>
                </w:rPr>
                <w:delText xml:space="preserve"> l</w:delText>
              </w:r>
            </w:del>
            <w:del w:id="1430" w:author="sam cornet" w:date="2025-03-18T07:15:00Z" w16du:dateUtc="2025-03-18T06:15:00Z">
              <w:r w:rsidDel="007C27E7">
                <w:rPr>
                  <w:rFonts w:asciiTheme="minorHAnsi" w:hAnsiTheme="minorHAnsi" w:cstheme="minorHAnsi"/>
                  <w:color w:val="000000"/>
                  <w:sz w:val="18"/>
                  <w:szCs w:val="18"/>
                </w:rPr>
                <w:delText>a captation et utilisation de glucose</w:delText>
              </w:r>
            </w:del>
            <w:del w:id="1431" w:author="sam cornet" w:date="2025-03-18T06:57:00Z" w16du:dateUtc="2025-03-18T05:57:00Z">
              <w:r w:rsidDel="008F6CE4">
                <w:rPr>
                  <w:rFonts w:asciiTheme="minorHAnsi" w:hAnsiTheme="minorHAnsi" w:cstheme="minorHAnsi"/>
                  <w:color w:val="000000"/>
                  <w:sz w:val="18"/>
                  <w:szCs w:val="18"/>
                </w:rPr>
                <w:delText>, l</w:delText>
              </w:r>
            </w:del>
            <w:del w:id="1432" w:author="sam cornet" w:date="2025-03-18T07:15:00Z" w16du:dateUtc="2025-03-18T06:15:00Z">
              <w:r w:rsidDel="007C27E7">
                <w:rPr>
                  <w:rFonts w:asciiTheme="minorHAnsi" w:hAnsiTheme="minorHAnsi" w:cstheme="minorHAnsi"/>
                  <w:color w:val="000000"/>
                  <w:sz w:val="18"/>
                  <w:szCs w:val="18"/>
                </w:rPr>
                <w:delText xml:space="preserve">a synthèse de glycogène </w:delText>
              </w:r>
            </w:del>
            <w:del w:id="1433" w:author="sam cornet" w:date="2025-03-18T06:58:00Z" w16du:dateUtc="2025-03-18T05:58:00Z">
              <w:r w:rsidDel="008F6CE4">
                <w:rPr>
                  <w:rFonts w:asciiTheme="minorHAnsi" w:hAnsiTheme="minorHAnsi" w:cstheme="minorHAnsi"/>
                  <w:color w:val="000000"/>
                  <w:sz w:val="18"/>
                  <w:szCs w:val="18"/>
                </w:rPr>
                <w:delText>et l</w:delText>
              </w:r>
            </w:del>
            <w:del w:id="1434" w:author="sam cornet" w:date="2025-03-18T07:15:00Z" w16du:dateUtc="2025-03-18T06:15:00Z">
              <w:r w:rsidDel="007C27E7">
                <w:rPr>
                  <w:rFonts w:asciiTheme="minorHAnsi" w:hAnsiTheme="minorHAnsi" w:cstheme="minorHAnsi"/>
                  <w:color w:val="000000"/>
                  <w:sz w:val="18"/>
                  <w:szCs w:val="18"/>
                </w:rPr>
                <w:delText xml:space="preserve">a synthèse de triglycérides </w:delText>
              </w:r>
            </w:del>
          </w:p>
          <w:p w14:paraId="3F982329" w14:textId="47909CAF" w:rsidR="007C27E7" w:rsidRPr="008C2F52" w:rsidDel="007C27E7" w:rsidRDefault="007C27E7">
            <w:pPr>
              <w:pStyle w:val="NormalWeb"/>
              <w:spacing w:before="0" w:beforeAutospacing="0" w:after="0" w:afterAutospacing="0" w:line="276" w:lineRule="auto"/>
              <w:textAlignment w:val="baseline"/>
              <w:rPr>
                <w:del w:id="1435" w:author="sam cornet" w:date="2025-03-18T07:15:00Z" w16du:dateUtc="2025-03-18T06:15:00Z"/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  <w:u w:val="single"/>
              </w:rPr>
              <w:pPrChange w:id="1436" w:author="sam cornet" w:date="2025-03-18T07:15:00Z" w16du:dateUtc="2025-03-18T06:15:00Z">
                <w:pPr>
                  <w:pStyle w:val="NormalWeb"/>
                  <w:numPr>
                    <w:numId w:val="63"/>
                  </w:numPr>
                  <w:spacing w:before="0" w:beforeAutospacing="0" w:after="0" w:afterAutospacing="0"/>
                  <w:ind w:left="360" w:hanging="360"/>
                  <w:textAlignment w:val="baseline"/>
                </w:pPr>
              </w:pPrChange>
            </w:pPr>
            <w:del w:id="1437" w:author="sam cornet" w:date="2025-03-18T07:15:00Z" w16du:dateUtc="2025-03-18T06:15:00Z">
              <w:r w:rsidRPr="008C2F52" w:rsidDel="007C27E7">
                <w:rPr>
                  <w:rFonts w:asciiTheme="minorHAnsi" w:hAnsiTheme="minorHAnsi" w:cstheme="minorHAnsi"/>
                  <w:b/>
                  <w:bCs/>
                  <w:color w:val="000000"/>
                  <w:sz w:val="18"/>
                  <w:szCs w:val="18"/>
                  <w:u w:val="single"/>
                </w:rPr>
                <w:delText>Effets du glucagon :</w:delText>
              </w:r>
            </w:del>
          </w:p>
          <w:p w14:paraId="17D1ECB3" w14:textId="3F61BDBE" w:rsidR="007C27E7" w:rsidDel="007C27E7" w:rsidRDefault="007C27E7">
            <w:pPr>
              <w:pStyle w:val="NormalWeb"/>
              <w:spacing w:before="0" w:beforeAutospacing="0" w:after="0" w:afterAutospacing="0" w:line="276" w:lineRule="auto"/>
              <w:textAlignment w:val="baseline"/>
              <w:rPr>
                <w:del w:id="1438" w:author="sam cornet" w:date="2025-03-18T07:15:00Z" w16du:dateUtc="2025-03-18T06:15:00Z"/>
                <w:rFonts w:asciiTheme="minorHAnsi" w:hAnsiTheme="minorHAnsi" w:cstheme="minorHAnsi"/>
                <w:color w:val="000000"/>
                <w:sz w:val="18"/>
                <w:szCs w:val="18"/>
              </w:rPr>
              <w:pPrChange w:id="1439" w:author="sam cornet" w:date="2025-03-18T07:15:00Z" w16du:dateUtc="2025-03-18T06:15:00Z">
                <w:pPr>
                  <w:pStyle w:val="NormalWeb"/>
                  <w:numPr>
                    <w:numId w:val="64"/>
                  </w:numPr>
                  <w:spacing w:before="0" w:beforeAutospacing="0" w:after="0" w:afterAutospacing="0"/>
                  <w:ind w:left="643" w:hanging="360"/>
                  <w:textAlignment w:val="baseline"/>
                </w:pPr>
              </w:pPrChange>
            </w:pPr>
            <w:del w:id="1440" w:author="sam cornet" w:date="2025-03-18T07:15:00Z" w16du:dateUtc="2025-03-18T06:15:00Z">
              <w:r w:rsidDel="007C27E7">
                <w:rPr>
                  <w:rFonts w:asciiTheme="minorHAnsi" w:hAnsiTheme="minorHAnsi" w:cstheme="minorHAnsi"/>
                  <w:color w:val="000000"/>
                  <w:sz w:val="18"/>
                  <w:szCs w:val="18"/>
                </w:rPr>
                <w:delText xml:space="preserve">Au niveau du </w:delText>
              </w:r>
              <w:r w:rsidRPr="008F6CE4" w:rsidDel="007C27E7">
                <w:rPr>
                  <w:rFonts w:asciiTheme="minorHAnsi" w:hAnsiTheme="minorHAnsi" w:cstheme="minorHAnsi"/>
                  <w:b/>
                  <w:bCs/>
                  <w:szCs w:val="18"/>
                  <w:rPrChange w:id="1441" w:author="sam cornet" w:date="2025-03-18T07:00:00Z" w16du:dateUtc="2025-03-18T06:00:00Z">
                    <w:rPr>
                      <w:rFonts w:asciiTheme="minorHAnsi" w:hAnsiTheme="minorHAnsi" w:cstheme="minorHAnsi"/>
                      <w:szCs w:val="18"/>
                    </w:rPr>
                  </w:rPrChange>
                </w:rPr>
                <w:delText>muscle squelettique</w:delText>
              </w:r>
              <w:r w:rsidDel="007C27E7">
                <w:rPr>
                  <w:rFonts w:asciiTheme="minorHAnsi" w:hAnsiTheme="minorHAnsi" w:cstheme="minorHAnsi"/>
                  <w:color w:val="000000"/>
                  <w:sz w:val="18"/>
                  <w:szCs w:val="18"/>
                </w:rPr>
                <w:delText xml:space="preserve"> : </w:delText>
              </w:r>
            </w:del>
            <w:del w:id="1442" w:author="sam cornet" w:date="2025-03-18T06:58:00Z" w16du:dateUtc="2025-03-18T05:58:00Z">
              <w:r w:rsidDel="008F6CE4">
                <w:rPr>
                  <w:rFonts w:asciiTheme="minorHAnsi" w:hAnsiTheme="minorHAnsi" w:cstheme="minorHAnsi"/>
                  <w:color w:val="000000"/>
                  <w:sz w:val="18"/>
                  <w:szCs w:val="18"/>
                </w:rPr>
                <w:delText>f</w:delText>
              </w:r>
            </w:del>
            <w:del w:id="1443" w:author="sam cornet" w:date="2025-03-18T07:15:00Z" w16du:dateUtc="2025-03-18T06:15:00Z">
              <w:r w:rsidDel="007C27E7">
                <w:rPr>
                  <w:rFonts w:asciiTheme="minorHAnsi" w:hAnsiTheme="minorHAnsi" w:cstheme="minorHAnsi"/>
                  <w:color w:val="000000"/>
                  <w:sz w:val="18"/>
                  <w:szCs w:val="18"/>
                </w:rPr>
                <w:delText>avorise</w:delText>
              </w:r>
            </w:del>
            <w:del w:id="1444" w:author="sam cornet" w:date="2025-03-18T06:58:00Z" w16du:dateUtc="2025-03-18T05:58:00Z">
              <w:r w:rsidDel="008F6CE4">
                <w:rPr>
                  <w:rFonts w:asciiTheme="minorHAnsi" w:hAnsiTheme="minorHAnsi" w:cstheme="minorHAnsi"/>
                  <w:color w:val="000000"/>
                  <w:sz w:val="18"/>
                  <w:szCs w:val="18"/>
                </w:rPr>
                <w:delText xml:space="preserve"> l</w:delText>
              </w:r>
            </w:del>
            <w:del w:id="1445" w:author="sam cornet" w:date="2025-03-18T07:15:00Z" w16du:dateUtc="2025-03-18T06:15:00Z">
              <w:r w:rsidDel="007C27E7">
                <w:rPr>
                  <w:rFonts w:asciiTheme="minorHAnsi" w:hAnsiTheme="minorHAnsi" w:cstheme="minorHAnsi"/>
                  <w:color w:val="000000"/>
                  <w:sz w:val="18"/>
                  <w:szCs w:val="18"/>
                </w:rPr>
                <w:delText>e catabolisme du glycogène</w:delText>
              </w:r>
            </w:del>
            <w:del w:id="1446" w:author="sam cornet" w:date="2025-03-18T06:58:00Z" w16du:dateUtc="2025-03-18T05:58:00Z">
              <w:r w:rsidDel="008F6CE4">
                <w:rPr>
                  <w:rFonts w:asciiTheme="minorHAnsi" w:hAnsiTheme="minorHAnsi" w:cstheme="minorHAnsi"/>
                  <w:color w:val="000000"/>
                  <w:sz w:val="18"/>
                  <w:szCs w:val="18"/>
                </w:rPr>
                <w:delText>, l</w:delText>
              </w:r>
            </w:del>
            <w:del w:id="1447" w:author="sam cornet" w:date="2025-03-18T07:15:00Z" w16du:dateUtc="2025-03-18T06:15:00Z">
              <w:r w:rsidDel="007C27E7">
                <w:rPr>
                  <w:rFonts w:asciiTheme="minorHAnsi" w:hAnsiTheme="minorHAnsi" w:cstheme="minorHAnsi"/>
                  <w:color w:val="000000"/>
                  <w:sz w:val="18"/>
                  <w:szCs w:val="18"/>
                </w:rPr>
                <w:delText>e catabolisme des protéines</w:delText>
              </w:r>
            </w:del>
            <w:del w:id="1448" w:author="sam cornet" w:date="2025-03-18T06:58:00Z" w16du:dateUtc="2025-03-18T05:58:00Z">
              <w:r w:rsidDel="008F6CE4">
                <w:rPr>
                  <w:rFonts w:asciiTheme="minorHAnsi" w:hAnsiTheme="minorHAnsi" w:cstheme="minorHAnsi"/>
                  <w:color w:val="000000"/>
                  <w:sz w:val="18"/>
                  <w:szCs w:val="18"/>
                </w:rPr>
                <w:delText>, l</w:delText>
              </w:r>
            </w:del>
            <w:del w:id="1449" w:author="sam cornet" w:date="2025-03-18T07:15:00Z" w16du:dateUtc="2025-03-18T06:15:00Z">
              <w:r w:rsidDel="007C27E7">
                <w:rPr>
                  <w:rFonts w:asciiTheme="minorHAnsi" w:hAnsiTheme="minorHAnsi" w:cstheme="minorHAnsi"/>
                  <w:color w:val="000000"/>
                  <w:sz w:val="18"/>
                  <w:szCs w:val="18"/>
                </w:rPr>
                <w:delText xml:space="preserve">a libération d’acides aminés </w:delText>
              </w:r>
            </w:del>
            <w:del w:id="1450" w:author="sam cornet" w:date="2025-03-18T06:58:00Z" w16du:dateUtc="2025-03-18T05:58:00Z">
              <w:r w:rsidDel="008F6CE4">
                <w:rPr>
                  <w:rFonts w:asciiTheme="minorHAnsi" w:hAnsiTheme="minorHAnsi" w:cstheme="minorHAnsi"/>
                  <w:color w:val="000000"/>
                  <w:sz w:val="18"/>
                  <w:szCs w:val="18"/>
                </w:rPr>
                <w:delText>et l</w:delText>
              </w:r>
            </w:del>
            <w:del w:id="1451" w:author="sam cornet" w:date="2025-03-18T07:15:00Z" w16du:dateUtc="2025-03-18T06:15:00Z">
              <w:r w:rsidDel="007C27E7">
                <w:rPr>
                  <w:rFonts w:asciiTheme="minorHAnsi" w:hAnsiTheme="minorHAnsi" w:cstheme="minorHAnsi"/>
                  <w:color w:val="000000"/>
                  <w:sz w:val="18"/>
                  <w:szCs w:val="18"/>
                </w:rPr>
                <w:delText>a captation et l’utilisation d’AG</w:delText>
              </w:r>
            </w:del>
          </w:p>
          <w:p w14:paraId="682151AF" w14:textId="4EA4CCBF" w:rsidR="007C27E7" w:rsidDel="007C27E7" w:rsidRDefault="007C27E7">
            <w:pPr>
              <w:pStyle w:val="NormalWeb"/>
              <w:spacing w:before="0" w:beforeAutospacing="0" w:after="0" w:afterAutospacing="0" w:line="276" w:lineRule="auto"/>
              <w:textAlignment w:val="baseline"/>
              <w:rPr>
                <w:del w:id="1452" w:author="sam cornet" w:date="2025-03-18T07:15:00Z" w16du:dateUtc="2025-03-18T06:15:00Z"/>
                <w:rFonts w:asciiTheme="minorHAnsi" w:hAnsiTheme="minorHAnsi" w:cstheme="minorHAnsi"/>
                <w:color w:val="000000"/>
                <w:sz w:val="18"/>
                <w:szCs w:val="18"/>
              </w:rPr>
              <w:pPrChange w:id="1453" w:author="sam cornet" w:date="2025-03-18T07:15:00Z" w16du:dateUtc="2025-03-18T06:15:00Z">
                <w:pPr>
                  <w:pStyle w:val="NormalWeb"/>
                  <w:numPr>
                    <w:numId w:val="64"/>
                  </w:numPr>
                  <w:spacing w:before="0" w:beforeAutospacing="0" w:after="0" w:afterAutospacing="0"/>
                  <w:ind w:left="643" w:hanging="360"/>
                  <w:textAlignment w:val="baseline"/>
                </w:pPr>
              </w:pPrChange>
            </w:pPr>
            <w:del w:id="1454" w:author="sam cornet" w:date="2025-03-18T07:15:00Z" w16du:dateUtc="2025-03-18T06:15:00Z">
              <w:r w:rsidDel="007C27E7">
                <w:rPr>
                  <w:rFonts w:asciiTheme="minorHAnsi" w:hAnsiTheme="minorHAnsi" w:cstheme="minorHAnsi"/>
                  <w:color w:val="000000"/>
                  <w:sz w:val="18"/>
                  <w:szCs w:val="18"/>
                </w:rPr>
                <w:delText xml:space="preserve">Au niveau des </w:delText>
              </w:r>
              <w:r w:rsidRPr="008F6CE4" w:rsidDel="007C27E7">
                <w:rPr>
                  <w:rFonts w:asciiTheme="minorHAnsi" w:hAnsiTheme="minorHAnsi" w:cstheme="minorHAnsi"/>
                  <w:b/>
                  <w:bCs/>
                  <w:szCs w:val="18"/>
                  <w:rPrChange w:id="1455" w:author="sam cornet" w:date="2025-03-18T07:00:00Z" w16du:dateUtc="2025-03-18T06:00:00Z">
                    <w:rPr>
                      <w:rFonts w:asciiTheme="minorHAnsi" w:hAnsiTheme="minorHAnsi" w:cstheme="minorHAnsi"/>
                      <w:szCs w:val="18"/>
                    </w:rPr>
                  </w:rPrChange>
                </w:rPr>
                <w:delText>adipocytes</w:delText>
              </w:r>
              <w:r w:rsidDel="007C27E7">
                <w:rPr>
                  <w:rFonts w:asciiTheme="minorHAnsi" w:hAnsiTheme="minorHAnsi" w:cstheme="minorHAnsi"/>
                  <w:color w:val="000000"/>
                  <w:sz w:val="18"/>
                  <w:szCs w:val="18"/>
                </w:rPr>
                <w:delText xml:space="preserve"> : </w:delText>
              </w:r>
            </w:del>
            <w:del w:id="1456" w:author="sam cornet" w:date="2025-03-18T06:59:00Z" w16du:dateUtc="2025-03-18T05:59:00Z">
              <w:r w:rsidDel="008F6CE4">
                <w:rPr>
                  <w:rFonts w:asciiTheme="minorHAnsi" w:hAnsiTheme="minorHAnsi" w:cstheme="minorHAnsi"/>
                  <w:color w:val="000000"/>
                  <w:sz w:val="18"/>
                  <w:szCs w:val="18"/>
                </w:rPr>
                <w:delText>a</w:delText>
              </w:r>
            </w:del>
            <w:del w:id="1457" w:author="sam cornet" w:date="2025-03-18T07:15:00Z" w16du:dateUtc="2025-03-18T06:15:00Z">
              <w:r w:rsidDel="007C27E7">
                <w:rPr>
                  <w:rFonts w:asciiTheme="minorHAnsi" w:hAnsiTheme="minorHAnsi" w:cstheme="minorHAnsi"/>
                  <w:color w:val="000000"/>
                  <w:sz w:val="18"/>
                  <w:szCs w:val="18"/>
                </w:rPr>
                <w:delText>ugmente</w:delText>
              </w:r>
            </w:del>
            <w:del w:id="1458" w:author="sam cornet" w:date="2025-03-18T06:59:00Z" w16du:dateUtc="2025-03-18T05:59:00Z">
              <w:r w:rsidDel="008F6CE4">
                <w:rPr>
                  <w:rFonts w:asciiTheme="minorHAnsi" w:hAnsiTheme="minorHAnsi" w:cstheme="minorHAnsi"/>
                  <w:color w:val="000000"/>
                  <w:sz w:val="18"/>
                  <w:szCs w:val="18"/>
                </w:rPr>
                <w:delText xml:space="preserve"> l</w:delText>
              </w:r>
            </w:del>
            <w:del w:id="1459" w:author="sam cornet" w:date="2025-03-18T07:15:00Z" w16du:dateUtc="2025-03-18T06:15:00Z">
              <w:r w:rsidDel="007C27E7">
                <w:rPr>
                  <w:rFonts w:asciiTheme="minorHAnsi" w:hAnsiTheme="minorHAnsi" w:cstheme="minorHAnsi"/>
                  <w:color w:val="000000"/>
                  <w:sz w:val="18"/>
                  <w:szCs w:val="18"/>
                </w:rPr>
                <w:delText xml:space="preserve">e catabolisme des triglycérides </w:delText>
              </w:r>
            </w:del>
            <w:del w:id="1460" w:author="sam cornet" w:date="2025-03-18T06:59:00Z" w16du:dateUtc="2025-03-18T05:59:00Z">
              <w:r w:rsidDel="008F6CE4">
                <w:rPr>
                  <w:rFonts w:asciiTheme="minorHAnsi" w:hAnsiTheme="minorHAnsi" w:cstheme="minorHAnsi"/>
                  <w:color w:val="000000"/>
                  <w:sz w:val="18"/>
                  <w:szCs w:val="18"/>
                </w:rPr>
                <w:delText>et l</w:delText>
              </w:r>
            </w:del>
            <w:del w:id="1461" w:author="sam cornet" w:date="2025-03-18T07:15:00Z" w16du:dateUtc="2025-03-18T06:15:00Z">
              <w:r w:rsidDel="007C27E7">
                <w:rPr>
                  <w:rFonts w:asciiTheme="minorHAnsi" w:hAnsiTheme="minorHAnsi" w:cstheme="minorHAnsi"/>
                  <w:color w:val="000000"/>
                  <w:sz w:val="18"/>
                  <w:szCs w:val="18"/>
                </w:rPr>
                <w:delText>a libération de glycérol et des AG</w:delText>
              </w:r>
            </w:del>
          </w:p>
          <w:p w14:paraId="35AED7ED" w14:textId="3C456F5F" w:rsidR="007C27E7" w:rsidRPr="007C27E7" w:rsidRDefault="007C27E7">
            <w:pPr>
              <w:pStyle w:val="NormalWeb"/>
              <w:numPr>
                <w:ilvl w:val="0"/>
                <w:numId w:val="63"/>
              </w:numPr>
              <w:spacing w:before="0" w:beforeAutospacing="0" w:after="0" w:afterAutospacing="0" w:line="276" w:lineRule="auto"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pPrChange w:id="1462" w:author="sam cornet" w:date="2025-03-18T07:15:00Z" w16du:dateUtc="2025-03-18T06:15:00Z">
                <w:pPr>
                  <w:pStyle w:val="NormalWeb"/>
                  <w:numPr>
                    <w:numId w:val="64"/>
                  </w:numPr>
                  <w:spacing w:before="0" w:beforeAutospacing="0" w:after="0" w:afterAutospacing="0"/>
                  <w:ind w:left="643" w:hanging="360"/>
                  <w:textAlignment w:val="baseline"/>
                </w:pPr>
              </w:pPrChange>
            </w:pPr>
            <w:del w:id="1463" w:author="sam cornet" w:date="2025-03-18T07:15:00Z" w16du:dateUtc="2025-03-18T06:15:00Z">
              <w:r w:rsidDel="007C27E7">
                <w:rPr>
                  <w:rFonts w:asciiTheme="minorHAnsi" w:hAnsiTheme="minorHAnsi" w:cstheme="minorHAnsi"/>
                  <w:color w:val="000000"/>
                  <w:sz w:val="18"/>
                  <w:szCs w:val="18"/>
                </w:rPr>
                <w:delText xml:space="preserve">Au niveau du </w:delText>
              </w:r>
              <w:r w:rsidRPr="008F6CE4" w:rsidDel="007C27E7">
                <w:rPr>
                  <w:rFonts w:asciiTheme="minorHAnsi" w:hAnsiTheme="minorHAnsi" w:cstheme="minorHAnsi"/>
                  <w:b/>
                  <w:bCs/>
                  <w:color w:val="000000"/>
                  <w:sz w:val="18"/>
                  <w:szCs w:val="18"/>
                  <w:rPrChange w:id="1464" w:author="sam cornet" w:date="2025-03-18T07:00:00Z" w16du:dateUtc="2025-03-18T06:00:00Z">
                    <w:rPr>
                      <w:rFonts w:asciiTheme="minorHAnsi" w:hAnsiTheme="minorHAnsi" w:cstheme="minorHAnsi"/>
                      <w:color w:val="000000"/>
                      <w:sz w:val="18"/>
                      <w:szCs w:val="18"/>
                    </w:rPr>
                  </w:rPrChange>
                </w:rPr>
                <w:delText>foie</w:delText>
              </w:r>
              <w:r w:rsidDel="007C27E7">
                <w:rPr>
                  <w:rFonts w:asciiTheme="minorHAnsi" w:hAnsiTheme="minorHAnsi" w:cstheme="minorHAnsi"/>
                  <w:color w:val="000000"/>
                  <w:sz w:val="18"/>
                  <w:szCs w:val="18"/>
                </w:rPr>
                <w:delText xml:space="preserve"> : </w:delText>
              </w:r>
            </w:del>
            <w:del w:id="1465" w:author="sam cornet" w:date="2025-03-18T06:59:00Z" w16du:dateUtc="2025-03-18T05:59:00Z">
              <w:r w:rsidDel="008F6CE4">
                <w:rPr>
                  <w:rFonts w:asciiTheme="minorHAnsi" w:hAnsiTheme="minorHAnsi" w:cstheme="minorHAnsi"/>
                  <w:color w:val="000000"/>
                  <w:sz w:val="18"/>
                  <w:szCs w:val="18"/>
                </w:rPr>
                <w:delText>s</w:delText>
              </w:r>
            </w:del>
            <w:del w:id="1466" w:author="sam cornet" w:date="2025-03-18T07:15:00Z" w16du:dateUtc="2025-03-18T06:15:00Z">
              <w:r w:rsidDel="007C27E7">
                <w:rPr>
                  <w:rFonts w:asciiTheme="minorHAnsi" w:hAnsiTheme="minorHAnsi" w:cstheme="minorHAnsi"/>
                  <w:color w:val="000000"/>
                  <w:sz w:val="18"/>
                  <w:szCs w:val="18"/>
                </w:rPr>
                <w:delText>timule</w:delText>
              </w:r>
            </w:del>
            <w:del w:id="1467" w:author="sam cornet" w:date="2025-03-18T06:59:00Z" w16du:dateUtc="2025-03-18T05:59:00Z">
              <w:r w:rsidDel="008F6CE4">
                <w:rPr>
                  <w:rFonts w:asciiTheme="minorHAnsi" w:hAnsiTheme="minorHAnsi" w:cstheme="minorHAnsi"/>
                  <w:color w:val="000000"/>
                  <w:sz w:val="18"/>
                  <w:szCs w:val="18"/>
                </w:rPr>
                <w:delText xml:space="preserve"> l</w:delText>
              </w:r>
            </w:del>
            <w:del w:id="1468" w:author="sam cornet" w:date="2025-03-18T07:15:00Z" w16du:dateUtc="2025-03-18T06:15:00Z">
              <w:r w:rsidDel="007C27E7">
                <w:rPr>
                  <w:rFonts w:asciiTheme="minorHAnsi" w:hAnsiTheme="minorHAnsi" w:cstheme="minorHAnsi"/>
                  <w:color w:val="000000"/>
                  <w:sz w:val="18"/>
                  <w:szCs w:val="18"/>
                </w:rPr>
                <w:delText xml:space="preserve">a libération du glucose par catabolisme du glycogène </w:delText>
              </w:r>
            </w:del>
            <w:del w:id="1469" w:author="sam cornet" w:date="2025-03-18T06:59:00Z" w16du:dateUtc="2025-03-18T05:59:00Z">
              <w:r w:rsidDel="008F6CE4">
                <w:rPr>
                  <w:rFonts w:asciiTheme="minorHAnsi" w:hAnsiTheme="minorHAnsi" w:cstheme="minorHAnsi"/>
                  <w:color w:val="000000"/>
                  <w:sz w:val="18"/>
                  <w:szCs w:val="18"/>
                </w:rPr>
                <w:delText>et l</w:delText>
              </w:r>
            </w:del>
            <w:del w:id="1470" w:author="sam cornet" w:date="2025-03-18T07:15:00Z" w16du:dateUtc="2025-03-18T06:15:00Z">
              <w:r w:rsidDel="007C27E7">
                <w:rPr>
                  <w:rFonts w:asciiTheme="minorHAnsi" w:hAnsiTheme="minorHAnsi" w:cstheme="minorHAnsi"/>
                  <w:color w:val="000000"/>
                  <w:sz w:val="18"/>
                  <w:szCs w:val="18"/>
                </w:rPr>
                <w:delText>a néoglucogénèse</w:delText>
              </w:r>
            </w:del>
          </w:p>
        </w:tc>
      </w:tr>
      <w:tr w:rsidR="007C27E7" w:rsidRPr="002C1C62" w14:paraId="600F610F" w14:textId="7992F72D" w:rsidTr="007C27E7">
        <w:tblPrEx>
          <w:tblW w:w="9654" w:type="dxa"/>
          <w:jc w:val="center"/>
          <w:tblPrExChange w:id="1471" w:author="sam cornet" w:date="2025-03-18T07:16:00Z" w16du:dateUtc="2025-03-18T06:16:00Z">
            <w:tblPrEx>
              <w:tblW w:w="9654" w:type="dxa"/>
              <w:jc w:val="center"/>
            </w:tblPrEx>
          </w:tblPrExChange>
        </w:tblPrEx>
        <w:trPr>
          <w:trHeight w:val="429"/>
          <w:tblHeader/>
          <w:jc w:val="center"/>
          <w:trPrChange w:id="1472" w:author="sam cornet" w:date="2025-03-18T07:16:00Z" w16du:dateUtc="2025-03-18T06:16:00Z">
            <w:trPr>
              <w:gridAfter w:val="0"/>
              <w:trHeight w:val="1966"/>
              <w:tblHeader/>
              <w:jc w:val="center"/>
            </w:trPr>
          </w:trPrChange>
        </w:trPr>
        <w:tc>
          <w:tcPr>
            <w:tcW w:w="1701" w:type="dxa"/>
            <w:vMerge/>
            <w:tcBorders>
              <w:left w:val="single" w:sz="4" w:space="0" w:color="000000"/>
              <w:right w:val="single" w:sz="4" w:space="0" w:color="auto"/>
            </w:tcBorders>
            <w:shd w:val="clear" w:color="auto" w:fill="A6A6A6"/>
            <w:vAlign w:val="center"/>
            <w:tcPrChange w:id="1473" w:author="sam cornet" w:date="2025-03-18T07:16:00Z" w16du:dateUtc="2025-03-18T06:16:00Z">
              <w:tcPr>
                <w:tcW w:w="1701" w:type="dxa"/>
                <w:gridSpan w:val="2"/>
                <w:vMerge/>
                <w:tcBorders>
                  <w:left w:val="single" w:sz="4" w:space="0" w:color="000000"/>
                  <w:right w:val="single" w:sz="4" w:space="0" w:color="auto"/>
                </w:tcBorders>
                <w:shd w:val="clear" w:color="auto" w:fill="A6A6A6"/>
                <w:vAlign w:val="center"/>
              </w:tcPr>
            </w:tcPrChange>
          </w:tcPr>
          <w:p w14:paraId="1659BDBD" w14:textId="77777777" w:rsidR="007C27E7" w:rsidRDefault="007C27E7" w:rsidP="004B69ED">
            <w:pPr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tcPrChange w:id="1474" w:author="sam cornet" w:date="2025-03-18T07:16:00Z" w16du:dateUtc="2025-03-18T06:16:00Z">
              <w:tcPr>
                <w:tcW w:w="3849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</w:tcPrChange>
          </w:tcPr>
          <w:p w14:paraId="0BD0B07D" w14:textId="4B5B82F3" w:rsidR="007C27E7" w:rsidRPr="007C27E7" w:rsidRDefault="007C27E7">
            <w:pPr>
              <w:pStyle w:val="NormalWeb"/>
              <w:spacing w:before="0" w:after="0" w:line="276" w:lineRule="auto"/>
              <w:jc w:val="center"/>
              <w:textAlignment w:val="baseline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  <w:pPrChange w:id="1475" w:author="sam cornet" w:date="2025-03-18T07:16:00Z" w16du:dateUtc="2025-03-18T06:16:00Z">
                <w:pPr>
                  <w:pStyle w:val="NormalWeb"/>
                  <w:numPr>
                    <w:numId w:val="63"/>
                  </w:numPr>
                  <w:spacing w:before="0" w:after="0" w:line="276" w:lineRule="auto"/>
                  <w:ind w:left="360" w:hanging="360"/>
                  <w:textAlignment w:val="baseline"/>
                </w:pPr>
              </w:pPrChange>
            </w:pPr>
            <w:ins w:id="1476" w:author="sam cornet" w:date="2025-03-18T07:16:00Z" w16du:dateUtc="2025-03-18T06:16:00Z">
              <w:r w:rsidRPr="007C27E7">
                <w:rPr>
                  <w:rFonts w:asciiTheme="minorHAnsi" w:hAnsiTheme="minorHAnsi" w:cstheme="minorHAnsi"/>
                  <w:b/>
                  <w:bCs/>
                  <w:color w:val="000000"/>
                  <w:sz w:val="18"/>
                  <w:szCs w:val="18"/>
                  <w:rPrChange w:id="1477" w:author="sam cornet" w:date="2025-03-18T07:16:00Z" w16du:dateUtc="2025-03-18T06:16:00Z">
                    <w:rPr>
                      <w:rFonts w:asciiTheme="minorHAnsi" w:hAnsiTheme="minorHAnsi" w:cstheme="minorHAnsi"/>
                      <w:b/>
                      <w:bCs/>
                      <w:color w:val="000000"/>
                      <w:sz w:val="18"/>
                      <w:szCs w:val="18"/>
                      <w:u w:val="single"/>
                    </w:rPr>
                  </w:rPrChange>
                </w:rPr>
                <w:t>Effets de l’insuline</w:t>
              </w:r>
            </w:ins>
          </w:p>
        </w:tc>
        <w:tc>
          <w:tcPr>
            <w:tcW w:w="4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D9D9D9" w:themeFill="background1" w:themeFillShade="D9"/>
            <w:vAlign w:val="center"/>
            <w:tcPrChange w:id="1478" w:author="sam cornet" w:date="2025-03-18T07:16:00Z" w16du:dateUtc="2025-03-18T06:16:00Z">
              <w:tcPr>
                <w:tcW w:w="4104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000000"/>
                </w:tcBorders>
                <w:vAlign w:val="center"/>
              </w:tcPr>
            </w:tcPrChange>
          </w:tcPr>
          <w:p w14:paraId="1621740C" w14:textId="10BB75F4" w:rsidR="007C27E7" w:rsidRPr="007C27E7" w:rsidRDefault="007C27E7">
            <w:pPr>
              <w:pStyle w:val="NormalWeb"/>
              <w:spacing w:before="0" w:after="0" w:line="276" w:lineRule="auto"/>
              <w:jc w:val="center"/>
              <w:textAlignment w:val="baseline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  <w:pPrChange w:id="1479" w:author="sam cornet" w:date="2025-03-18T07:16:00Z" w16du:dateUtc="2025-03-18T06:16:00Z">
                <w:pPr>
                  <w:pStyle w:val="NormalWeb"/>
                  <w:numPr>
                    <w:numId w:val="63"/>
                  </w:numPr>
                  <w:spacing w:before="0" w:after="0" w:line="276" w:lineRule="auto"/>
                  <w:ind w:left="360" w:hanging="360"/>
                  <w:textAlignment w:val="baseline"/>
                </w:pPr>
              </w:pPrChange>
            </w:pPr>
            <w:ins w:id="1480" w:author="sam cornet" w:date="2025-03-18T07:16:00Z" w16du:dateUtc="2025-03-18T06:16:00Z">
              <w:r w:rsidRPr="007C27E7">
                <w:rPr>
                  <w:rFonts w:asciiTheme="minorHAnsi" w:hAnsiTheme="minorHAnsi" w:cstheme="minorHAnsi"/>
                  <w:b/>
                  <w:bCs/>
                  <w:color w:val="000000"/>
                  <w:sz w:val="18"/>
                  <w:szCs w:val="18"/>
                  <w:rPrChange w:id="1481" w:author="sam cornet" w:date="2025-03-18T07:16:00Z" w16du:dateUtc="2025-03-18T06:16:00Z">
                    <w:rPr>
                      <w:rFonts w:asciiTheme="minorHAnsi" w:hAnsiTheme="minorHAnsi" w:cstheme="minorHAnsi"/>
                      <w:b/>
                      <w:bCs/>
                      <w:color w:val="000000"/>
                      <w:sz w:val="18"/>
                      <w:szCs w:val="18"/>
                      <w:u w:val="single"/>
                    </w:rPr>
                  </w:rPrChange>
                </w:rPr>
                <w:t>Effets du glucagon</w:t>
              </w:r>
            </w:ins>
          </w:p>
        </w:tc>
      </w:tr>
      <w:tr w:rsidR="007C27E7" w:rsidRPr="002C1C62" w14:paraId="7E8A2702" w14:textId="7758D920" w:rsidTr="007C27E7">
        <w:tblPrEx>
          <w:tblW w:w="9654" w:type="dxa"/>
          <w:jc w:val="center"/>
          <w:tblPrExChange w:id="1482" w:author="sam cornet" w:date="2025-03-18T07:18:00Z" w16du:dateUtc="2025-03-18T06:18:00Z">
            <w:tblPrEx>
              <w:tblW w:w="9654" w:type="dxa"/>
              <w:jc w:val="center"/>
            </w:tblPrEx>
          </w:tblPrExChange>
        </w:tblPrEx>
        <w:trPr>
          <w:trHeight w:val="4081"/>
          <w:tblHeader/>
          <w:jc w:val="center"/>
          <w:trPrChange w:id="1483" w:author="sam cornet" w:date="2025-03-18T07:18:00Z" w16du:dateUtc="2025-03-18T06:18:00Z">
            <w:trPr>
              <w:gridAfter w:val="0"/>
              <w:trHeight w:val="3976"/>
              <w:tblHeader/>
              <w:jc w:val="center"/>
            </w:trPr>
          </w:trPrChange>
        </w:trPr>
        <w:tc>
          <w:tcPr>
            <w:tcW w:w="1701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  <w:tcPrChange w:id="1484" w:author="sam cornet" w:date="2025-03-18T07:18:00Z" w16du:dateUtc="2025-03-18T06:18:00Z">
              <w:tcPr>
                <w:tcW w:w="1701" w:type="dxa"/>
                <w:gridSpan w:val="2"/>
                <w:vMerge/>
                <w:tcBorders>
                  <w:left w:val="single" w:sz="4" w:space="0" w:color="000000"/>
                  <w:bottom w:val="single" w:sz="4" w:space="0" w:color="auto"/>
                  <w:right w:val="single" w:sz="4" w:space="0" w:color="auto"/>
                </w:tcBorders>
                <w:shd w:val="clear" w:color="auto" w:fill="A6A6A6"/>
                <w:vAlign w:val="center"/>
              </w:tcPr>
            </w:tcPrChange>
          </w:tcPr>
          <w:p w14:paraId="7ADFF5F6" w14:textId="77777777" w:rsidR="007C27E7" w:rsidRDefault="007C27E7" w:rsidP="004B69ED">
            <w:pPr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tcPrChange w:id="1485" w:author="sam cornet" w:date="2025-03-18T07:18:00Z" w16du:dateUtc="2025-03-18T06:18:00Z">
              <w:tcPr>
                <w:tcW w:w="3849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</w:tcPrChange>
          </w:tcPr>
          <w:p w14:paraId="2EF78720" w14:textId="77777777" w:rsidR="007C27E7" w:rsidRDefault="007C27E7">
            <w:pPr>
              <w:pStyle w:val="NormalWeb"/>
              <w:numPr>
                <w:ilvl w:val="0"/>
                <w:numId w:val="95"/>
              </w:numPr>
              <w:spacing w:before="0" w:beforeAutospacing="0" w:after="0" w:afterAutospacing="0" w:line="276" w:lineRule="auto"/>
              <w:textAlignment w:val="baseline"/>
              <w:rPr>
                <w:ins w:id="1486" w:author="sam cornet" w:date="2025-03-18T07:16:00Z" w16du:dateUtc="2025-03-18T06:16:00Z"/>
                <w:rFonts w:asciiTheme="minorHAnsi" w:hAnsiTheme="minorHAnsi" w:cstheme="minorHAnsi"/>
                <w:color w:val="000000"/>
                <w:sz w:val="18"/>
                <w:szCs w:val="18"/>
              </w:rPr>
              <w:pPrChange w:id="1487" w:author="sam cornet" w:date="2025-03-18T07:16:00Z" w16du:dateUtc="2025-03-18T06:16:00Z">
                <w:pPr>
                  <w:pStyle w:val="NormalWeb"/>
                  <w:numPr>
                    <w:numId w:val="65"/>
                  </w:numPr>
                  <w:spacing w:before="0" w:beforeAutospacing="0" w:after="0" w:afterAutospacing="0" w:line="276" w:lineRule="auto"/>
                  <w:ind w:left="643" w:hanging="360"/>
                  <w:textAlignment w:val="baseline"/>
                </w:pPr>
              </w:pPrChange>
            </w:pPr>
            <w:ins w:id="1488" w:author="sam cornet" w:date="2025-03-18T07:16:00Z" w16du:dateUtc="2025-03-18T06:16:00Z">
              <w:r>
                <w:rPr>
                  <w:rFonts w:asciiTheme="minorHAnsi" w:hAnsiTheme="minorHAnsi" w:cstheme="minorHAnsi"/>
                  <w:color w:val="000000"/>
                  <w:sz w:val="18"/>
                  <w:szCs w:val="18"/>
                </w:rPr>
                <w:t xml:space="preserve">Au niveau du </w:t>
              </w:r>
              <w:r w:rsidRPr="004C252F">
                <w:rPr>
                  <w:rFonts w:asciiTheme="minorHAnsi" w:hAnsiTheme="minorHAnsi" w:cstheme="minorHAnsi"/>
                  <w:b/>
                  <w:bCs/>
                  <w:color w:val="000000"/>
                  <w:sz w:val="18"/>
                  <w:szCs w:val="18"/>
                </w:rPr>
                <w:t>muscle squelettique</w:t>
              </w:r>
              <w:r>
                <w:rPr>
                  <w:rFonts w:asciiTheme="minorHAnsi" w:hAnsiTheme="minorHAnsi" w:cstheme="minorHAnsi"/>
                  <w:color w:val="000000"/>
                  <w:sz w:val="18"/>
                  <w:szCs w:val="18"/>
                </w:rPr>
                <w:t xml:space="preserve"> : </w:t>
              </w:r>
            </w:ins>
          </w:p>
          <w:p w14:paraId="6907956A" w14:textId="77777777" w:rsidR="007C27E7" w:rsidRDefault="007C27E7">
            <w:pPr>
              <w:pStyle w:val="NormalWeb"/>
              <w:numPr>
                <w:ilvl w:val="0"/>
                <w:numId w:val="91"/>
              </w:numPr>
              <w:spacing w:before="0" w:beforeAutospacing="0" w:after="0" w:afterAutospacing="0" w:line="276" w:lineRule="auto"/>
              <w:textAlignment w:val="baseline"/>
              <w:rPr>
                <w:ins w:id="1489" w:author="sam cornet" w:date="2025-03-18T07:16:00Z" w16du:dateUtc="2025-03-18T06:16:00Z"/>
                <w:rFonts w:asciiTheme="minorHAnsi" w:hAnsiTheme="minorHAnsi" w:cstheme="minorHAnsi"/>
                <w:color w:val="000000"/>
                <w:sz w:val="18"/>
                <w:szCs w:val="18"/>
              </w:rPr>
              <w:pPrChange w:id="1490" w:author="sam cornet" w:date="2025-03-18T07:17:00Z" w16du:dateUtc="2025-03-18T06:17:00Z">
                <w:pPr>
                  <w:pStyle w:val="NormalWeb"/>
                  <w:numPr>
                    <w:numId w:val="92"/>
                  </w:numPr>
                  <w:spacing w:before="0" w:beforeAutospacing="0" w:after="0" w:afterAutospacing="0" w:line="276" w:lineRule="auto"/>
                  <w:ind w:left="927" w:hanging="360"/>
                  <w:textAlignment w:val="baseline"/>
                </w:pPr>
              </w:pPrChange>
            </w:pPr>
            <w:ins w:id="1491" w:author="sam cornet" w:date="2025-03-18T07:16:00Z" w16du:dateUtc="2025-03-18T06:16:00Z">
              <w:r>
                <w:rPr>
                  <w:rFonts w:asciiTheme="minorHAnsi" w:hAnsiTheme="minorHAnsi" w:cstheme="minorHAnsi"/>
                  <w:color w:val="000000"/>
                  <w:sz w:val="18"/>
                  <w:szCs w:val="18"/>
                </w:rPr>
                <w:t>Augmente :</w:t>
              </w:r>
            </w:ins>
          </w:p>
          <w:p w14:paraId="62FBFC97" w14:textId="77777777" w:rsidR="007C27E7" w:rsidRDefault="007C27E7">
            <w:pPr>
              <w:pStyle w:val="NormalWeb"/>
              <w:numPr>
                <w:ilvl w:val="0"/>
                <w:numId w:val="96"/>
              </w:numPr>
              <w:spacing w:before="0" w:beforeAutospacing="0" w:after="0" w:afterAutospacing="0" w:line="276" w:lineRule="auto"/>
              <w:textAlignment w:val="baseline"/>
              <w:rPr>
                <w:ins w:id="1492" w:author="sam cornet" w:date="2025-03-18T07:16:00Z" w16du:dateUtc="2025-03-18T06:16:00Z"/>
                <w:rFonts w:asciiTheme="minorHAnsi" w:hAnsiTheme="minorHAnsi" w:cstheme="minorHAnsi"/>
                <w:color w:val="000000"/>
                <w:sz w:val="18"/>
                <w:szCs w:val="18"/>
              </w:rPr>
              <w:pPrChange w:id="1493" w:author="sam cornet" w:date="2025-03-18T07:17:00Z" w16du:dateUtc="2025-03-18T06:17:00Z">
                <w:pPr>
                  <w:pStyle w:val="NormalWeb"/>
                  <w:numPr>
                    <w:numId w:val="77"/>
                  </w:numPr>
                  <w:spacing w:before="0" w:beforeAutospacing="0" w:after="0" w:afterAutospacing="0" w:line="276" w:lineRule="auto"/>
                  <w:ind w:left="360" w:hanging="360"/>
                  <w:textAlignment w:val="baseline"/>
                </w:pPr>
              </w:pPrChange>
            </w:pPr>
            <w:ins w:id="1494" w:author="sam cornet" w:date="2025-03-18T07:16:00Z" w16du:dateUtc="2025-03-18T06:16:00Z">
              <w:r>
                <w:rPr>
                  <w:rFonts w:asciiTheme="minorHAnsi" w:hAnsiTheme="minorHAnsi" w:cstheme="minorHAnsi"/>
                  <w:color w:val="000000"/>
                  <w:sz w:val="18"/>
                  <w:szCs w:val="18"/>
                </w:rPr>
                <w:t>L</w:t>
              </w:r>
              <w:r w:rsidRPr="008F6CE4">
                <w:rPr>
                  <w:rFonts w:asciiTheme="minorHAnsi" w:hAnsiTheme="minorHAnsi" w:cstheme="minorHAnsi"/>
                  <w:color w:val="000000"/>
                  <w:sz w:val="18"/>
                  <w:szCs w:val="18"/>
                </w:rPr>
                <w:t>a captation et utilisation de glucose</w:t>
              </w:r>
            </w:ins>
          </w:p>
          <w:p w14:paraId="78161B12" w14:textId="77777777" w:rsidR="007C27E7" w:rsidRDefault="007C27E7">
            <w:pPr>
              <w:pStyle w:val="NormalWeb"/>
              <w:numPr>
                <w:ilvl w:val="0"/>
                <w:numId w:val="96"/>
              </w:numPr>
              <w:spacing w:before="0" w:beforeAutospacing="0" w:after="0" w:afterAutospacing="0" w:line="276" w:lineRule="auto"/>
              <w:textAlignment w:val="baseline"/>
              <w:rPr>
                <w:ins w:id="1495" w:author="sam cornet" w:date="2025-03-18T07:16:00Z" w16du:dateUtc="2025-03-18T06:16:00Z"/>
                <w:rFonts w:asciiTheme="minorHAnsi" w:hAnsiTheme="minorHAnsi" w:cstheme="minorHAnsi"/>
                <w:color w:val="000000"/>
                <w:sz w:val="18"/>
                <w:szCs w:val="18"/>
              </w:rPr>
              <w:pPrChange w:id="1496" w:author="sam cornet" w:date="2025-03-18T07:17:00Z" w16du:dateUtc="2025-03-18T06:17:00Z">
                <w:pPr>
                  <w:pStyle w:val="NormalWeb"/>
                  <w:numPr>
                    <w:numId w:val="77"/>
                  </w:numPr>
                  <w:spacing w:before="0" w:beforeAutospacing="0" w:after="0" w:afterAutospacing="0" w:line="276" w:lineRule="auto"/>
                  <w:ind w:left="360" w:hanging="360"/>
                  <w:textAlignment w:val="baseline"/>
                </w:pPr>
              </w:pPrChange>
            </w:pPr>
            <w:ins w:id="1497" w:author="sam cornet" w:date="2025-03-18T07:16:00Z" w16du:dateUtc="2025-03-18T06:16:00Z">
              <w:r>
                <w:rPr>
                  <w:rFonts w:asciiTheme="minorHAnsi" w:hAnsiTheme="minorHAnsi" w:cstheme="minorHAnsi"/>
                  <w:color w:val="000000"/>
                  <w:sz w:val="18"/>
                  <w:szCs w:val="18"/>
                </w:rPr>
                <w:t>L</w:t>
              </w:r>
              <w:r w:rsidRPr="008F6CE4">
                <w:rPr>
                  <w:rFonts w:asciiTheme="minorHAnsi" w:hAnsiTheme="minorHAnsi" w:cstheme="minorHAnsi"/>
                  <w:color w:val="000000"/>
                  <w:sz w:val="18"/>
                  <w:szCs w:val="18"/>
                </w:rPr>
                <w:t>a synthèse de glycogène</w:t>
              </w:r>
            </w:ins>
          </w:p>
          <w:p w14:paraId="0319892A" w14:textId="77777777" w:rsidR="007C27E7" w:rsidRDefault="007C27E7">
            <w:pPr>
              <w:pStyle w:val="NormalWeb"/>
              <w:numPr>
                <w:ilvl w:val="0"/>
                <w:numId w:val="96"/>
              </w:numPr>
              <w:spacing w:before="0" w:beforeAutospacing="0" w:after="0" w:afterAutospacing="0" w:line="276" w:lineRule="auto"/>
              <w:textAlignment w:val="baseline"/>
              <w:rPr>
                <w:ins w:id="1498" w:author="sam cornet" w:date="2025-03-18T07:16:00Z" w16du:dateUtc="2025-03-18T06:16:00Z"/>
                <w:rFonts w:asciiTheme="minorHAnsi" w:hAnsiTheme="minorHAnsi" w:cstheme="minorHAnsi"/>
                <w:color w:val="000000"/>
                <w:sz w:val="18"/>
                <w:szCs w:val="18"/>
              </w:rPr>
              <w:pPrChange w:id="1499" w:author="sam cornet" w:date="2025-03-18T07:17:00Z" w16du:dateUtc="2025-03-18T06:17:00Z">
                <w:pPr>
                  <w:pStyle w:val="NormalWeb"/>
                  <w:numPr>
                    <w:numId w:val="77"/>
                  </w:numPr>
                  <w:spacing w:before="0" w:beforeAutospacing="0" w:after="0" w:afterAutospacing="0" w:line="276" w:lineRule="auto"/>
                  <w:ind w:left="360" w:hanging="360"/>
                  <w:textAlignment w:val="baseline"/>
                </w:pPr>
              </w:pPrChange>
            </w:pPr>
            <w:ins w:id="1500" w:author="sam cornet" w:date="2025-03-18T07:16:00Z" w16du:dateUtc="2025-03-18T06:16:00Z">
              <w:r>
                <w:rPr>
                  <w:rFonts w:asciiTheme="minorHAnsi" w:hAnsiTheme="minorHAnsi" w:cstheme="minorHAnsi"/>
                  <w:color w:val="000000"/>
                  <w:sz w:val="18"/>
                  <w:szCs w:val="18"/>
                </w:rPr>
                <w:t>L</w:t>
              </w:r>
              <w:r w:rsidRPr="008F6CE4">
                <w:rPr>
                  <w:rFonts w:asciiTheme="minorHAnsi" w:hAnsiTheme="minorHAnsi" w:cstheme="minorHAnsi"/>
                  <w:color w:val="000000"/>
                  <w:sz w:val="18"/>
                  <w:szCs w:val="18"/>
                </w:rPr>
                <w:t xml:space="preserve">a captation d’acides aminés </w:t>
              </w:r>
            </w:ins>
          </w:p>
          <w:p w14:paraId="4596D323" w14:textId="77777777" w:rsidR="007C27E7" w:rsidRDefault="007C27E7">
            <w:pPr>
              <w:pStyle w:val="NormalWeb"/>
              <w:numPr>
                <w:ilvl w:val="0"/>
                <w:numId w:val="96"/>
              </w:numPr>
              <w:spacing w:before="0" w:beforeAutospacing="0" w:after="0" w:afterAutospacing="0" w:line="276" w:lineRule="auto"/>
              <w:textAlignment w:val="baseline"/>
              <w:rPr>
                <w:ins w:id="1501" w:author="sam cornet" w:date="2025-03-18T07:16:00Z" w16du:dateUtc="2025-03-18T06:16:00Z"/>
                <w:rFonts w:asciiTheme="minorHAnsi" w:hAnsiTheme="minorHAnsi" w:cstheme="minorHAnsi"/>
                <w:color w:val="000000"/>
                <w:sz w:val="18"/>
                <w:szCs w:val="18"/>
              </w:rPr>
              <w:pPrChange w:id="1502" w:author="sam cornet" w:date="2025-03-18T07:17:00Z" w16du:dateUtc="2025-03-18T06:17:00Z">
                <w:pPr>
                  <w:pStyle w:val="NormalWeb"/>
                  <w:numPr>
                    <w:numId w:val="77"/>
                  </w:numPr>
                  <w:spacing w:before="0" w:beforeAutospacing="0" w:after="0" w:afterAutospacing="0" w:line="276" w:lineRule="auto"/>
                  <w:ind w:left="360" w:hanging="360"/>
                  <w:textAlignment w:val="baseline"/>
                </w:pPr>
              </w:pPrChange>
            </w:pPr>
            <w:ins w:id="1503" w:author="sam cornet" w:date="2025-03-18T07:16:00Z" w16du:dateUtc="2025-03-18T06:16:00Z">
              <w:r>
                <w:rPr>
                  <w:rFonts w:asciiTheme="minorHAnsi" w:hAnsiTheme="minorHAnsi" w:cstheme="minorHAnsi"/>
                  <w:color w:val="000000"/>
                  <w:sz w:val="18"/>
                  <w:szCs w:val="18"/>
                </w:rPr>
                <w:t>L</w:t>
              </w:r>
              <w:r w:rsidRPr="008F6CE4">
                <w:rPr>
                  <w:rFonts w:asciiTheme="minorHAnsi" w:hAnsiTheme="minorHAnsi" w:cstheme="minorHAnsi"/>
                  <w:color w:val="000000"/>
                  <w:sz w:val="18"/>
                  <w:szCs w:val="18"/>
                </w:rPr>
                <w:t>a synthèse de protéines</w:t>
              </w:r>
            </w:ins>
          </w:p>
          <w:p w14:paraId="41A1A43B" w14:textId="0AE9C77E" w:rsidR="007C27E7" w:rsidRPr="007C27E7" w:rsidRDefault="007C27E7">
            <w:pPr>
              <w:pStyle w:val="NormalWeb"/>
              <w:numPr>
                <w:ilvl w:val="0"/>
                <w:numId w:val="95"/>
              </w:numPr>
              <w:spacing w:before="0" w:beforeAutospacing="0" w:after="0" w:afterAutospacing="0" w:line="276" w:lineRule="auto"/>
              <w:textAlignment w:val="baseline"/>
              <w:rPr>
                <w:ins w:id="1504" w:author="sam cornet" w:date="2025-03-18T07:16:00Z" w16du:dateUtc="2025-03-18T06:16:00Z"/>
                <w:rFonts w:asciiTheme="minorHAnsi" w:hAnsiTheme="minorHAnsi" w:cstheme="minorHAnsi"/>
                <w:color w:val="000000"/>
                <w:sz w:val="18"/>
                <w:szCs w:val="18"/>
              </w:rPr>
              <w:pPrChange w:id="1505" w:author="sam cornet" w:date="2025-03-18T07:17:00Z" w16du:dateUtc="2025-03-18T06:17:00Z">
                <w:pPr>
                  <w:pStyle w:val="NormalWeb"/>
                  <w:numPr>
                    <w:numId w:val="65"/>
                  </w:numPr>
                  <w:spacing w:before="0" w:beforeAutospacing="0" w:after="0" w:afterAutospacing="0" w:line="276" w:lineRule="auto"/>
                  <w:ind w:left="643" w:hanging="360"/>
                  <w:textAlignment w:val="baseline"/>
                </w:pPr>
              </w:pPrChange>
            </w:pPr>
            <w:ins w:id="1506" w:author="sam cornet" w:date="2025-03-18T07:16:00Z" w16du:dateUtc="2025-03-18T06:16:00Z">
              <w:r w:rsidRPr="007C27E7">
                <w:rPr>
                  <w:rFonts w:asciiTheme="minorHAnsi" w:hAnsiTheme="minorHAnsi" w:cstheme="minorHAnsi"/>
                  <w:color w:val="000000"/>
                  <w:sz w:val="18"/>
                  <w:szCs w:val="18"/>
                </w:rPr>
                <w:t xml:space="preserve">Au niveau des </w:t>
              </w:r>
              <w:r w:rsidRPr="007C27E7">
                <w:rPr>
                  <w:rFonts w:asciiTheme="minorHAnsi" w:hAnsiTheme="minorHAnsi" w:cstheme="minorHAnsi"/>
                  <w:b/>
                  <w:bCs/>
                  <w:color w:val="000000"/>
                  <w:sz w:val="18"/>
                  <w:szCs w:val="18"/>
                </w:rPr>
                <w:t>adipocytes</w:t>
              </w:r>
              <w:r w:rsidRPr="007C27E7">
                <w:rPr>
                  <w:rFonts w:asciiTheme="minorHAnsi" w:hAnsiTheme="minorHAnsi" w:cstheme="minorHAnsi"/>
                  <w:color w:val="000000"/>
                  <w:sz w:val="18"/>
                  <w:szCs w:val="18"/>
                </w:rPr>
                <w:t xml:space="preserve"> : </w:t>
              </w:r>
            </w:ins>
          </w:p>
          <w:p w14:paraId="71264F61" w14:textId="77777777" w:rsidR="007C27E7" w:rsidRDefault="007C27E7">
            <w:pPr>
              <w:pStyle w:val="NormalWeb"/>
              <w:numPr>
                <w:ilvl w:val="0"/>
                <w:numId w:val="91"/>
              </w:numPr>
              <w:spacing w:before="0" w:beforeAutospacing="0" w:after="0" w:afterAutospacing="0" w:line="276" w:lineRule="auto"/>
              <w:textAlignment w:val="baseline"/>
              <w:rPr>
                <w:ins w:id="1507" w:author="sam cornet" w:date="2025-03-18T07:16:00Z" w16du:dateUtc="2025-03-18T06:16:00Z"/>
                <w:rFonts w:asciiTheme="minorHAnsi" w:hAnsiTheme="minorHAnsi" w:cstheme="minorHAnsi"/>
                <w:color w:val="000000"/>
                <w:sz w:val="18"/>
                <w:szCs w:val="18"/>
              </w:rPr>
              <w:pPrChange w:id="1508" w:author="sam cornet" w:date="2025-03-18T07:17:00Z" w16du:dateUtc="2025-03-18T06:17:00Z">
                <w:pPr>
                  <w:pStyle w:val="NormalWeb"/>
                  <w:numPr>
                    <w:numId w:val="92"/>
                  </w:numPr>
                  <w:spacing w:before="0" w:beforeAutospacing="0" w:after="0" w:afterAutospacing="0" w:line="276" w:lineRule="auto"/>
                  <w:ind w:left="927" w:hanging="360"/>
                  <w:textAlignment w:val="baseline"/>
                </w:pPr>
              </w:pPrChange>
            </w:pPr>
            <w:ins w:id="1509" w:author="sam cornet" w:date="2025-03-18T07:16:00Z" w16du:dateUtc="2025-03-18T06:16:00Z">
              <w:r>
                <w:rPr>
                  <w:rFonts w:asciiTheme="minorHAnsi" w:hAnsiTheme="minorHAnsi" w:cstheme="minorHAnsi"/>
                  <w:color w:val="000000"/>
                  <w:sz w:val="18"/>
                  <w:szCs w:val="18"/>
                </w:rPr>
                <w:t>Favorise :</w:t>
              </w:r>
            </w:ins>
          </w:p>
          <w:p w14:paraId="65C040A2" w14:textId="77777777" w:rsidR="007C27E7" w:rsidRDefault="007C27E7">
            <w:pPr>
              <w:pStyle w:val="NormalWeb"/>
              <w:numPr>
                <w:ilvl w:val="0"/>
                <w:numId w:val="97"/>
              </w:numPr>
              <w:spacing w:before="0" w:beforeAutospacing="0" w:after="0" w:afterAutospacing="0" w:line="276" w:lineRule="auto"/>
              <w:textAlignment w:val="baseline"/>
              <w:rPr>
                <w:ins w:id="1510" w:author="sam cornet" w:date="2025-03-18T07:16:00Z" w16du:dateUtc="2025-03-18T06:16:00Z"/>
                <w:rFonts w:asciiTheme="minorHAnsi" w:hAnsiTheme="minorHAnsi" w:cstheme="minorHAnsi"/>
                <w:color w:val="000000"/>
                <w:sz w:val="18"/>
                <w:szCs w:val="18"/>
              </w:rPr>
              <w:pPrChange w:id="1511" w:author="sam cornet" w:date="2025-03-18T07:17:00Z" w16du:dateUtc="2025-03-18T06:17:00Z">
                <w:pPr>
                  <w:pStyle w:val="NormalWeb"/>
                  <w:numPr>
                    <w:numId w:val="77"/>
                  </w:numPr>
                  <w:spacing w:before="0" w:beforeAutospacing="0" w:after="0" w:afterAutospacing="0" w:line="276" w:lineRule="auto"/>
                  <w:ind w:left="360" w:hanging="360"/>
                  <w:textAlignment w:val="baseline"/>
                </w:pPr>
              </w:pPrChange>
            </w:pPr>
            <w:ins w:id="1512" w:author="sam cornet" w:date="2025-03-18T07:16:00Z" w16du:dateUtc="2025-03-18T06:16:00Z">
              <w:r>
                <w:rPr>
                  <w:rFonts w:asciiTheme="minorHAnsi" w:hAnsiTheme="minorHAnsi" w:cstheme="minorHAnsi"/>
                  <w:color w:val="000000"/>
                  <w:sz w:val="18"/>
                  <w:szCs w:val="18"/>
                </w:rPr>
                <w:t xml:space="preserve">La captation et utilisation de glucose </w:t>
              </w:r>
            </w:ins>
          </w:p>
          <w:p w14:paraId="1B7C858F" w14:textId="77777777" w:rsidR="007C27E7" w:rsidRDefault="007C27E7">
            <w:pPr>
              <w:pStyle w:val="NormalWeb"/>
              <w:numPr>
                <w:ilvl w:val="0"/>
                <w:numId w:val="97"/>
              </w:numPr>
              <w:spacing w:before="0" w:beforeAutospacing="0" w:after="0" w:afterAutospacing="0" w:line="276" w:lineRule="auto"/>
              <w:textAlignment w:val="baseline"/>
              <w:rPr>
                <w:ins w:id="1513" w:author="sam cornet" w:date="2025-03-18T07:16:00Z" w16du:dateUtc="2025-03-18T06:16:00Z"/>
                <w:rFonts w:asciiTheme="minorHAnsi" w:hAnsiTheme="minorHAnsi" w:cstheme="minorHAnsi"/>
                <w:color w:val="000000"/>
                <w:sz w:val="18"/>
                <w:szCs w:val="18"/>
              </w:rPr>
              <w:pPrChange w:id="1514" w:author="sam cornet" w:date="2025-03-18T07:17:00Z" w16du:dateUtc="2025-03-18T06:17:00Z">
                <w:pPr>
                  <w:pStyle w:val="NormalWeb"/>
                  <w:numPr>
                    <w:numId w:val="77"/>
                  </w:numPr>
                  <w:spacing w:before="0" w:beforeAutospacing="0" w:after="0" w:afterAutospacing="0" w:line="276" w:lineRule="auto"/>
                  <w:ind w:left="360" w:hanging="360"/>
                  <w:textAlignment w:val="baseline"/>
                </w:pPr>
              </w:pPrChange>
            </w:pPr>
            <w:ins w:id="1515" w:author="sam cornet" w:date="2025-03-18T07:16:00Z" w16du:dateUtc="2025-03-18T06:16:00Z">
              <w:r>
                <w:rPr>
                  <w:rFonts w:asciiTheme="minorHAnsi" w:hAnsiTheme="minorHAnsi" w:cstheme="minorHAnsi"/>
                  <w:color w:val="000000"/>
                  <w:sz w:val="18"/>
                  <w:szCs w:val="18"/>
                </w:rPr>
                <w:t>La synthèse de triglycérides</w:t>
              </w:r>
            </w:ins>
          </w:p>
          <w:p w14:paraId="131C7859" w14:textId="77777777" w:rsidR="007C27E7" w:rsidRDefault="007C27E7">
            <w:pPr>
              <w:pStyle w:val="NormalWeb"/>
              <w:numPr>
                <w:ilvl w:val="0"/>
                <w:numId w:val="95"/>
              </w:numPr>
              <w:spacing w:before="0" w:beforeAutospacing="0" w:after="0" w:afterAutospacing="0" w:line="276" w:lineRule="auto"/>
              <w:textAlignment w:val="baseline"/>
              <w:rPr>
                <w:ins w:id="1516" w:author="sam cornet" w:date="2025-03-18T07:16:00Z" w16du:dateUtc="2025-03-18T06:16:00Z"/>
                <w:rFonts w:asciiTheme="minorHAnsi" w:hAnsiTheme="minorHAnsi" w:cstheme="minorHAnsi"/>
                <w:color w:val="000000"/>
                <w:sz w:val="18"/>
                <w:szCs w:val="18"/>
              </w:rPr>
              <w:pPrChange w:id="1517" w:author="sam cornet" w:date="2025-03-18T07:17:00Z" w16du:dateUtc="2025-03-18T06:17:00Z">
                <w:pPr>
                  <w:pStyle w:val="NormalWeb"/>
                  <w:numPr>
                    <w:numId w:val="65"/>
                  </w:numPr>
                  <w:spacing w:before="0" w:beforeAutospacing="0" w:after="0" w:afterAutospacing="0" w:line="276" w:lineRule="auto"/>
                  <w:ind w:left="643" w:hanging="360"/>
                  <w:textAlignment w:val="baseline"/>
                </w:pPr>
              </w:pPrChange>
            </w:pPr>
            <w:ins w:id="1518" w:author="sam cornet" w:date="2025-03-18T07:16:00Z" w16du:dateUtc="2025-03-18T06:16:00Z">
              <w:r>
                <w:rPr>
                  <w:rFonts w:asciiTheme="minorHAnsi" w:hAnsiTheme="minorHAnsi" w:cstheme="minorHAnsi"/>
                  <w:color w:val="000000"/>
                  <w:sz w:val="18"/>
                  <w:szCs w:val="18"/>
                </w:rPr>
                <w:t xml:space="preserve">Au niveau du </w:t>
              </w:r>
              <w:r w:rsidRPr="004C252F">
                <w:rPr>
                  <w:rFonts w:asciiTheme="minorHAnsi" w:hAnsiTheme="minorHAnsi" w:cstheme="minorHAnsi"/>
                  <w:b/>
                  <w:bCs/>
                  <w:color w:val="000000"/>
                  <w:sz w:val="18"/>
                  <w:szCs w:val="18"/>
                </w:rPr>
                <w:t>foie</w:t>
              </w:r>
              <w:r>
                <w:rPr>
                  <w:rFonts w:asciiTheme="minorHAnsi" w:hAnsiTheme="minorHAnsi" w:cstheme="minorHAnsi"/>
                  <w:color w:val="000000"/>
                  <w:sz w:val="18"/>
                  <w:szCs w:val="18"/>
                </w:rPr>
                <w:t xml:space="preserve"> : </w:t>
              </w:r>
            </w:ins>
          </w:p>
          <w:p w14:paraId="4641A70D" w14:textId="77777777" w:rsidR="007C27E7" w:rsidRDefault="007C27E7">
            <w:pPr>
              <w:pStyle w:val="NormalWeb"/>
              <w:numPr>
                <w:ilvl w:val="0"/>
                <w:numId w:val="91"/>
              </w:numPr>
              <w:spacing w:before="0" w:beforeAutospacing="0" w:after="0" w:afterAutospacing="0" w:line="276" w:lineRule="auto"/>
              <w:textAlignment w:val="baseline"/>
              <w:rPr>
                <w:ins w:id="1519" w:author="sam cornet" w:date="2025-03-18T07:16:00Z" w16du:dateUtc="2025-03-18T06:16:00Z"/>
                <w:rFonts w:asciiTheme="minorHAnsi" w:hAnsiTheme="minorHAnsi" w:cstheme="minorHAnsi"/>
                <w:color w:val="000000"/>
                <w:sz w:val="18"/>
                <w:szCs w:val="18"/>
              </w:rPr>
              <w:pPrChange w:id="1520" w:author="sam cornet" w:date="2025-03-18T07:17:00Z" w16du:dateUtc="2025-03-18T06:17:00Z">
                <w:pPr>
                  <w:pStyle w:val="NormalWeb"/>
                  <w:numPr>
                    <w:numId w:val="92"/>
                  </w:numPr>
                  <w:spacing w:before="0" w:beforeAutospacing="0" w:after="0" w:afterAutospacing="0" w:line="276" w:lineRule="auto"/>
                  <w:ind w:left="927" w:hanging="360"/>
                  <w:textAlignment w:val="baseline"/>
                </w:pPr>
              </w:pPrChange>
            </w:pPr>
            <w:ins w:id="1521" w:author="sam cornet" w:date="2025-03-18T07:16:00Z" w16du:dateUtc="2025-03-18T06:16:00Z">
              <w:r>
                <w:rPr>
                  <w:rFonts w:asciiTheme="minorHAnsi" w:hAnsiTheme="minorHAnsi" w:cstheme="minorHAnsi"/>
                  <w:color w:val="000000"/>
                  <w:sz w:val="18"/>
                  <w:szCs w:val="18"/>
                </w:rPr>
                <w:t>Augmente :</w:t>
              </w:r>
            </w:ins>
          </w:p>
          <w:p w14:paraId="5FB28AD1" w14:textId="77777777" w:rsidR="007C27E7" w:rsidRDefault="007C27E7">
            <w:pPr>
              <w:pStyle w:val="NormalWeb"/>
              <w:numPr>
                <w:ilvl w:val="0"/>
                <w:numId w:val="98"/>
              </w:numPr>
              <w:spacing w:before="0" w:beforeAutospacing="0" w:after="0" w:afterAutospacing="0" w:line="276" w:lineRule="auto"/>
              <w:textAlignment w:val="baseline"/>
              <w:rPr>
                <w:ins w:id="1522" w:author="sam cornet" w:date="2025-03-18T07:16:00Z" w16du:dateUtc="2025-03-18T06:16:00Z"/>
                <w:rFonts w:asciiTheme="minorHAnsi" w:hAnsiTheme="minorHAnsi" w:cstheme="minorHAnsi"/>
                <w:color w:val="000000"/>
                <w:sz w:val="18"/>
                <w:szCs w:val="18"/>
              </w:rPr>
              <w:pPrChange w:id="1523" w:author="sam cornet" w:date="2025-03-18T07:17:00Z" w16du:dateUtc="2025-03-18T06:17:00Z">
                <w:pPr>
                  <w:pStyle w:val="NormalWeb"/>
                  <w:numPr>
                    <w:numId w:val="77"/>
                  </w:numPr>
                  <w:spacing w:before="0" w:beforeAutospacing="0" w:after="0" w:afterAutospacing="0" w:line="276" w:lineRule="auto"/>
                  <w:ind w:left="360" w:hanging="360"/>
                  <w:textAlignment w:val="baseline"/>
                </w:pPr>
              </w:pPrChange>
            </w:pPr>
            <w:ins w:id="1524" w:author="sam cornet" w:date="2025-03-18T07:16:00Z" w16du:dateUtc="2025-03-18T06:16:00Z">
              <w:r>
                <w:rPr>
                  <w:rFonts w:asciiTheme="minorHAnsi" w:hAnsiTheme="minorHAnsi" w:cstheme="minorHAnsi"/>
                  <w:color w:val="000000"/>
                  <w:sz w:val="18"/>
                  <w:szCs w:val="18"/>
                </w:rPr>
                <w:t>La captation et utilisation de glucose</w:t>
              </w:r>
            </w:ins>
          </w:p>
          <w:p w14:paraId="5F845FBF" w14:textId="77777777" w:rsidR="007C27E7" w:rsidRDefault="007C27E7">
            <w:pPr>
              <w:pStyle w:val="NormalWeb"/>
              <w:numPr>
                <w:ilvl w:val="0"/>
                <w:numId w:val="98"/>
              </w:numPr>
              <w:spacing w:before="0" w:beforeAutospacing="0" w:after="0" w:afterAutospacing="0" w:line="276" w:lineRule="auto"/>
              <w:textAlignment w:val="baseline"/>
              <w:rPr>
                <w:ins w:id="1525" w:author="sam cornet" w:date="2025-03-18T07:16:00Z" w16du:dateUtc="2025-03-18T06:16:00Z"/>
                <w:rFonts w:asciiTheme="minorHAnsi" w:hAnsiTheme="minorHAnsi" w:cstheme="minorHAnsi"/>
                <w:color w:val="000000"/>
                <w:sz w:val="18"/>
                <w:szCs w:val="18"/>
              </w:rPr>
              <w:pPrChange w:id="1526" w:author="sam cornet" w:date="2025-03-18T07:17:00Z" w16du:dateUtc="2025-03-18T06:17:00Z">
                <w:pPr>
                  <w:pStyle w:val="NormalWeb"/>
                  <w:numPr>
                    <w:numId w:val="77"/>
                  </w:numPr>
                  <w:spacing w:before="0" w:beforeAutospacing="0" w:after="0" w:afterAutospacing="0" w:line="276" w:lineRule="auto"/>
                  <w:ind w:left="360" w:hanging="360"/>
                  <w:textAlignment w:val="baseline"/>
                </w:pPr>
              </w:pPrChange>
            </w:pPr>
            <w:ins w:id="1527" w:author="sam cornet" w:date="2025-03-18T07:16:00Z" w16du:dateUtc="2025-03-18T06:16:00Z">
              <w:r>
                <w:rPr>
                  <w:rFonts w:asciiTheme="minorHAnsi" w:hAnsiTheme="minorHAnsi" w:cstheme="minorHAnsi"/>
                  <w:color w:val="000000"/>
                  <w:sz w:val="18"/>
                  <w:szCs w:val="18"/>
                </w:rPr>
                <w:t xml:space="preserve">La synthèse de glycogène </w:t>
              </w:r>
            </w:ins>
          </w:p>
          <w:p w14:paraId="7CEBD653" w14:textId="1FBABB0D" w:rsidR="007C27E7" w:rsidRPr="007C27E7" w:rsidRDefault="007C27E7">
            <w:pPr>
              <w:pStyle w:val="NormalWeb"/>
              <w:numPr>
                <w:ilvl w:val="0"/>
                <w:numId w:val="98"/>
              </w:numPr>
              <w:spacing w:before="0" w:beforeAutospacing="0" w:after="0" w:afterAutospacing="0" w:line="276" w:lineRule="auto"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  <w:rPrChange w:id="1528" w:author="sam cornet" w:date="2025-03-18T07:18:00Z" w16du:dateUtc="2025-03-18T06:18:00Z">
                  <w:rPr>
                    <w:rFonts w:asciiTheme="minorHAnsi" w:hAnsiTheme="minorHAnsi" w:cstheme="minorHAnsi"/>
                    <w:b/>
                    <w:bCs/>
                    <w:color w:val="000000"/>
                    <w:sz w:val="18"/>
                    <w:szCs w:val="18"/>
                  </w:rPr>
                </w:rPrChange>
              </w:rPr>
              <w:pPrChange w:id="1529" w:author="sam cornet" w:date="2025-03-18T07:15:00Z" w16du:dateUtc="2025-03-18T06:15:00Z">
                <w:pPr>
                  <w:pStyle w:val="NormalWeb"/>
                  <w:numPr>
                    <w:numId w:val="63"/>
                  </w:numPr>
                  <w:spacing w:before="0" w:after="0" w:line="276" w:lineRule="auto"/>
                  <w:ind w:left="360" w:hanging="360"/>
                  <w:textAlignment w:val="baseline"/>
                </w:pPr>
              </w:pPrChange>
            </w:pPr>
            <w:ins w:id="1530" w:author="sam cornet" w:date="2025-03-18T07:16:00Z" w16du:dateUtc="2025-03-18T06:16:00Z">
              <w:r>
                <w:rPr>
                  <w:rFonts w:asciiTheme="minorHAnsi" w:hAnsiTheme="minorHAnsi" w:cstheme="minorHAnsi"/>
                  <w:color w:val="000000"/>
                  <w:sz w:val="18"/>
                  <w:szCs w:val="18"/>
                </w:rPr>
                <w:t xml:space="preserve">La synthèse de triglycérides </w:t>
              </w:r>
            </w:ins>
          </w:p>
        </w:tc>
        <w:tc>
          <w:tcPr>
            <w:tcW w:w="4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  <w:tcPrChange w:id="1531" w:author="sam cornet" w:date="2025-03-18T07:18:00Z" w16du:dateUtc="2025-03-18T06:18:00Z">
              <w:tcPr>
                <w:tcW w:w="4104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000000"/>
                </w:tcBorders>
                <w:vAlign w:val="center"/>
              </w:tcPr>
            </w:tcPrChange>
          </w:tcPr>
          <w:p w14:paraId="6594461C" w14:textId="77777777" w:rsidR="007C27E7" w:rsidRDefault="007C27E7">
            <w:pPr>
              <w:pStyle w:val="NormalWeb"/>
              <w:numPr>
                <w:ilvl w:val="0"/>
                <w:numId w:val="95"/>
              </w:numPr>
              <w:spacing w:before="0" w:beforeAutospacing="0" w:after="0" w:afterAutospacing="0" w:line="276" w:lineRule="auto"/>
              <w:textAlignment w:val="baseline"/>
              <w:rPr>
                <w:ins w:id="1532" w:author="sam cornet" w:date="2025-03-18T07:16:00Z" w16du:dateUtc="2025-03-18T06:16:00Z"/>
                <w:rFonts w:asciiTheme="minorHAnsi" w:hAnsiTheme="minorHAnsi" w:cstheme="minorHAnsi"/>
                <w:color w:val="000000"/>
                <w:sz w:val="18"/>
                <w:szCs w:val="18"/>
              </w:rPr>
              <w:pPrChange w:id="1533" w:author="sam cornet" w:date="2025-03-18T07:17:00Z" w16du:dateUtc="2025-03-18T06:17:00Z">
                <w:pPr>
                  <w:pStyle w:val="NormalWeb"/>
                  <w:numPr>
                    <w:numId w:val="64"/>
                  </w:numPr>
                  <w:spacing w:before="0" w:beforeAutospacing="0" w:after="0" w:afterAutospacing="0" w:line="276" w:lineRule="auto"/>
                  <w:ind w:left="643" w:hanging="360"/>
                  <w:textAlignment w:val="baseline"/>
                </w:pPr>
              </w:pPrChange>
            </w:pPr>
            <w:ins w:id="1534" w:author="sam cornet" w:date="2025-03-18T07:16:00Z" w16du:dateUtc="2025-03-18T06:16:00Z">
              <w:r>
                <w:rPr>
                  <w:rFonts w:asciiTheme="minorHAnsi" w:hAnsiTheme="minorHAnsi" w:cstheme="minorHAnsi"/>
                  <w:color w:val="000000"/>
                  <w:sz w:val="18"/>
                  <w:szCs w:val="18"/>
                </w:rPr>
                <w:t xml:space="preserve">Au niveau du </w:t>
              </w:r>
              <w:r w:rsidRPr="004C252F">
                <w:rPr>
                  <w:rFonts w:asciiTheme="minorHAnsi" w:hAnsiTheme="minorHAnsi" w:cstheme="minorHAnsi"/>
                  <w:b/>
                  <w:bCs/>
                  <w:color w:val="000000"/>
                  <w:sz w:val="18"/>
                  <w:szCs w:val="18"/>
                </w:rPr>
                <w:t>muscle squelettique</w:t>
              </w:r>
              <w:r>
                <w:rPr>
                  <w:rFonts w:asciiTheme="minorHAnsi" w:hAnsiTheme="minorHAnsi" w:cstheme="minorHAnsi"/>
                  <w:color w:val="000000"/>
                  <w:sz w:val="18"/>
                  <w:szCs w:val="18"/>
                </w:rPr>
                <w:t xml:space="preserve"> : </w:t>
              </w:r>
            </w:ins>
          </w:p>
          <w:p w14:paraId="04527EF6" w14:textId="77777777" w:rsidR="007C27E7" w:rsidRDefault="007C27E7">
            <w:pPr>
              <w:pStyle w:val="NormalWeb"/>
              <w:numPr>
                <w:ilvl w:val="0"/>
                <w:numId w:val="91"/>
              </w:numPr>
              <w:spacing w:before="0" w:beforeAutospacing="0" w:after="0" w:afterAutospacing="0" w:line="276" w:lineRule="auto"/>
              <w:textAlignment w:val="baseline"/>
              <w:rPr>
                <w:ins w:id="1535" w:author="sam cornet" w:date="2025-03-18T07:16:00Z" w16du:dateUtc="2025-03-18T06:16:00Z"/>
                <w:rFonts w:asciiTheme="minorHAnsi" w:hAnsiTheme="minorHAnsi" w:cstheme="minorHAnsi"/>
                <w:color w:val="000000"/>
                <w:sz w:val="18"/>
                <w:szCs w:val="18"/>
              </w:rPr>
              <w:pPrChange w:id="1536" w:author="sam cornet" w:date="2025-03-18T07:17:00Z" w16du:dateUtc="2025-03-18T06:17:00Z">
                <w:pPr>
                  <w:pStyle w:val="NormalWeb"/>
                  <w:numPr>
                    <w:numId w:val="92"/>
                  </w:numPr>
                  <w:spacing w:before="0" w:beforeAutospacing="0" w:after="0" w:afterAutospacing="0" w:line="276" w:lineRule="auto"/>
                  <w:ind w:left="927" w:hanging="360"/>
                  <w:textAlignment w:val="baseline"/>
                </w:pPr>
              </w:pPrChange>
            </w:pPr>
            <w:ins w:id="1537" w:author="sam cornet" w:date="2025-03-18T07:16:00Z" w16du:dateUtc="2025-03-18T06:16:00Z">
              <w:r>
                <w:rPr>
                  <w:rFonts w:asciiTheme="minorHAnsi" w:hAnsiTheme="minorHAnsi" w:cstheme="minorHAnsi"/>
                  <w:color w:val="000000"/>
                  <w:sz w:val="18"/>
                  <w:szCs w:val="18"/>
                </w:rPr>
                <w:t>Favorise :</w:t>
              </w:r>
            </w:ins>
          </w:p>
          <w:p w14:paraId="6BDD4E39" w14:textId="77777777" w:rsidR="007C27E7" w:rsidRDefault="007C27E7">
            <w:pPr>
              <w:pStyle w:val="NormalWeb"/>
              <w:numPr>
                <w:ilvl w:val="0"/>
                <w:numId w:val="99"/>
              </w:numPr>
              <w:spacing w:before="0" w:beforeAutospacing="0" w:after="0" w:afterAutospacing="0" w:line="276" w:lineRule="auto"/>
              <w:textAlignment w:val="baseline"/>
              <w:rPr>
                <w:ins w:id="1538" w:author="sam cornet" w:date="2025-03-18T07:16:00Z" w16du:dateUtc="2025-03-18T06:16:00Z"/>
                <w:rFonts w:asciiTheme="minorHAnsi" w:hAnsiTheme="minorHAnsi" w:cstheme="minorHAnsi"/>
                <w:color w:val="000000"/>
                <w:sz w:val="18"/>
                <w:szCs w:val="18"/>
              </w:rPr>
              <w:pPrChange w:id="1539" w:author="sam cornet" w:date="2025-03-18T07:18:00Z" w16du:dateUtc="2025-03-18T06:18:00Z">
                <w:pPr>
                  <w:pStyle w:val="NormalWeb"/>
                  <w:numPr>
                    <w:numId w:val="77"/>
                  </w:numPr>
                  <w:spacing w:before="0" w:beforeAutospacing="0" w:after="0" w:afterAutospacing="0" w:line="276" w:lineRule="auto"/>
                  <w:ind w:left="360" w:hanging="360"/>
                  <w:textAlignment w:val="baseline"/>
                </w:pPr>
              </w:pPrChange>
            </w:pPr>
            <w:ins w:id="1540" w:author="sam cornet" w:date="2025-03-18T07:16:00Z" w16du:dateUtc="2025-03-18T06:16:00Z">
              <w:r>
                <w:rPr>
                  <w:rFonts w:asciiTheme="minorHAnsi" w:hAnsiTheme="minorHAnsi" w:cstheme="minorHAnsi"/>
                  <w:color w:val="000000"/>
                  <w:sz w:val="18"/>
                  <w:szCs w:val="18"/>
                </w:rPr>
                <w:t>Le catabolisme du glycogène</w:t>
              </w:r>
            </w:ins>
          </w:p>
          <w:p w14:paraId="240EDD04" w14:textId="77777777" w:rsidR="007C27E7" w:rsidRDefault="007C27E7">
            <w:pPr>
              <w:pStyle w:val="NormalWeb"/>
              <w:numPr>
                <w:ilvl w:val="0"/>
                <w:numId w:val="99"/>
              </w:numPr>
              <w:spacing w:before="0" w:beforeAutospacing="0" w:after="0" w:afterAutospacing="0" w:line="276" w:lineRule="auto"/>
              <w:textAlignment w:val="baseline"/>
              <w:rPr>
                <w:ins w:id="1541" w:author="sam cornet" w:date="2025-03-18T07:16:00Z" w16du:dateUtc="2025-03-18T06:16:00Z"/>
                <w:rFonts w:asciiTheme="minorHAnsi" w:hAnsiTheme="minorHAnsi" w:cstheme="minorHAnsi"/>
                <w:color w:val="000000"/>
                <w:sz w:val="18"/>
                <w:szCs w:val="18"/>
              </w:rPr>
              <w:pPrChange w:id="1542" w:author="sam cornet" w:date="2025-03-18T07:18:00Z" w16du:dateUtc="2025-03-18T06:18:00Z">
                <w:pPr>
                  <w:pStyle w:val="NormalWeb"/>
                  <w:numPr>
                    <w:numId w:val="77"/>
                  </w:numPr>
                  <w:spacing w:before="0" w:beforeAutospacing="0" w:after="0" w:afterAutospacing="0" w:line="276" w:lineRule="auto"/>
                  <w:ind w:left="360" w:hanging="360"/>
                  <w:textAlignment w:val="baseline"/>
                </w:pPr>
              </w:pPrChange>
            </w:pPr>
            <w:ins w:id="1543" w:author="sam cornet" w:date="2025-03-18T07:16:00Z" w16du:dateUtc="2025-03-18T06:16:00Z">
              <w:r>
                <w:rPr>
                  <w:rFonts w:asciiTheme="minorHAnsi" w:hAnsiTheme="minorHAnsi" w:cstheme="minorHAnsi"/>
                  <w:color w:val="000000"/>
                  <w:sz w:val="18"/>
                  <w:szCs w:val="18"/>
                </w:rPr>
                <w:t>Le catabolisme des protéines</w:t>
              </w:r>
            </w:ins>
          </w:p>
          <w:p w14:paraId="6941A31D" w14:textId="77777777" w:rsidR="007C27E7" w:rsidRDefault="007C27E7">
            <w:pPr>
              <w:pStyle w:val="NormalWeb"/>
              <w:numPr>
                <w:ilvl w:val="0"/>
                <w:numId w:val="99"/>
              </w:numPr>
              <w:spacing w:before="0" w:beforeAutospacing="0" w:after="0" w:afterAutospacing="0" w:line="276" w:lineRule="auto"/>
              <w:textAlignment w:val="baseline"/>
              <w:rPr>
                <w:ins w:id="1544" w:author="sam cornet" w:date="2025-03-18T07:16:00Z" w16du:dateUtc="2025-03-18T06:16:00Z"/>
                <w:rFonts w:asciiTheme="minorHAnsi" w:hAnsiTheme="minorHAnsi" w:cstheme="minorHAnsi"/>
                <w:color w:val="000000"/>
                <w:sz w:val="18"/>
                <w:szCs w:val="18"/>
              </w:rPr>
              <w:pPrChange w:id="1545" w:author="sam cornet" w:date="2025-03-18T07:18:00Z" w16du:dateUtc="2025-03-18T06:18:00Z">
                <w:pPr>
                  <w:pStyle w:val="NormalWeb"/>
                  <w:numPr>
                    <w:numId w:val="77"/>
                  </w:numPr>
                  <w:spacing w:before="0" w:beforeAutospacing="0" w:after="0" w:afterAutospacing="0" w:line="276" w:lineRule="auto"/>
                  <w:ind w:left="360" w:hanging="360"/>
                  <w:textAlignment w:val="baseline"/>
                </w:pPr>
              </w:pPrChange>
            </w:pPr>
            <w:ins w:id="1546" w:author="sam cornet" w:date="2025-03-18T07:16:00Z" w16du:dateUtc="2025-03-18T06:16:00Z">
              <w:r>
                <w:rPr>
                  <w:rFonts w:asciiTheme="minorHAnsi" w:hAnsiTheme="minorHAnsi" w:cstheme="minorHAnsi"/>
                  <w:color w:val="000000"/>
                  <w:sz w:val="18"/>
                  <w:szCs w:val="18"/>
                </w:rPr>
                <w:t xml:space="preserve">La libération d’acides aminés </w:t>
              </w:r>
            </w:ins>
          </w:p>
          <w:p w14:paraId="161B8660" w14:textId="77777777" w:rsidR="007C27E7" w:rsidRDefault="007C27E7">
            <w:pPr>
              <w:pStyle w:val="NormalWeb"/>
              <w:numPr>
                <w:ilvl w:val="0"/>
                <w:numId w:val="99"/>
              </w:numPr>
              <w:spacing w:before="0" w:beforeAutospacing="0" w:after="0" w:afterAutospacing="0" w:line="276" w:lineRule="auto"/>
              <w:textAlignment w:val="baseline"/>
              <w:rPr>
                <w:ins w:id="1547" w:author="sam cornet" w:date="2025-03-18T07:16:00Z" w16du:dateUtc="2025-03-18T06:16:00Z"/>
                <w:rFonts w:asciiTheme="minorHAnsi" w:hAnsiTheme="minorHAnsi" w:cstheme="minorHAnsi"/>
                <w:color w:val="000000"/>
                <w:sz w:val="18"/>
                <w:szCs w:val="18"/>
              </w:rPr>
              <w:pPrChange w:id="1548" w:author="sam cornet" w:date="2025-03-18T07:18:00Z" w16du:dateUtc="2025-03-18T06:18:00Z">
                <w:pPr>
                  <w:pStyle w:val="NormalWeb"/>
                  <w:numPr>
                    <w:numId w:val="77"/>
                  </w:numPr>
                  <w:spacing w:before="0" w:beforeAutospacing="0" w:after="0" w:afterAutospacing="0" w:line="276" w:lineRule="auto"/>
                  <w:ind w:left="360" w:hanging="360"/>
                  <w:textAlignment w:val="baseline"/>
                </w:pPr>
              </w:pPrChange>
            </w:pPr>
            <w:ins w:id="1549" w:author="sam cornet" w:date="2025-03-18T07:16:00Z" w16du:dateUtc="2025-03-18T06:16:00Z">
              <w:r>
                <w:rPr>
                  <w:rFonts w:asciiTheme="minorHAnsi" w:hAnsiTheme="minorHAnsi" w:cstheme="minorHAnsi"/>
                  <w:color w:val="000000"/>
                  <w:sz w:val="18"/>
                  <w:szCs w:val="18"/>
                </w:rPr>
                <w:t>La captation et l’utilisation d’AG</w:t>
              </w:r>
            </w:ins>
          </w:p>
          <w:p w14:paraId="38FEC780" w14:textId="77777777" w:rsidR="007C27E7" w:rsidRDefault="007C27E7">
            <w:pPr>
              <w:pStyle w:val="NormalWeb"/>
              <w:numPr>
                <w:ilvl w:val="0"/>
                <w:numId w:val="95"/>
              </w:numPr>
              <w:spacing w:before="0" w:beforeAutospacing="0" w:after="0" w:afterAutospacing="0" w:line="276" w:lineRule="auto"/>
              <w:textAlignment w:val="baseline"/>
              <w:rPr>
                <w:ins w:id="1550" w:author="sam cornet" w:date="2025-03-18T07:16:00Z" w16du:dateUtc="2025-03-18T06:16:00Z"/>
                <w:rFonts w:asciiTheme="minorHAnsi" w:hAnsiTheme="minorHAnsi" w:cstheme="minorHAnsi"/>
                <w:color w:val="000000"/>
                <w:sz w:val="18"/>
                <w:szCs w:val="18"/>
              </w:rPr>
              <w:pPrChange w:id="1551" w:author="sam cornet" w:date="2025-03-18T07:17:00Z" w16du:dateUtc="2025-03-18T06:17:00Z">
                <w:pPr>
                  <w:pStyle w:val="NormalWeb"/>
                  <w:numPr>
                    <w:numId w:val="64"/>
                  </w:numPr>
                  <w:spacing w:before="0" w:beforeAutospacing="0" w:after="0" w:afterAutospacing="0" w:line="276" w:lineRule="auto"/>
                  <w:ind w:left="643" w:hanging="360"/>
                  <w:textAlignment w:val="baseline"/>
                </w:pPr>
              </w:pPrChange>
            </w:pPr>
            <w:ins w:id="1552" w:author="sam cornet" w:date="2025-03-18T07:16:00Z" w16du:dateUtc="2025-03-18T06:16:00Z">
              <w:r>
                <w:rPr>
                  <w:rFonts w:asciiTheme="minorHAnsi" w:hAnsiTheme="minorHAnsi" w:cstheme="minorHAnsi"/>
                  <w:color w:val="000000"/>
                  <w:sz w:val="18"/>
                  <w:szCs w:val="18"/>
                </w:rPr>
                <w:t xml:space="preserve">Au niveau des </w:t>
              </w:r>
              <w:r w:rsidRPr="004C252F">
                <w:rPr>
                  <w:rFonts w:asciiTheme="minorHAnsi" w:hAnsiTheme="minorHAnsi" w:cstheme="minorHAnsi"/>
                  <w:b/>
                  <w:bCs/>
                  <w:color w:val="000000"/>
                  <w:sz w:val="18"/>
                  <w:szCs w:val="18"/>
                </w:rPr>
                <w:t>adipocytes</w:t>
              </w:r>
              <w:r>
                <w:rPr>
                  <w:rFonts w:asciiTheme="minorHAnsi" w:hAnsiTheme="minorHAnsi" w:cstheme="minorHAnsi"/>
                  <w:color w:val="000000"/>
                  <w:sz w:val="18"/>
                  <w:szCs w:val="18"/>
                </w:rPr>
                <w:t xml:space="preserve"> : </w:t>
              </w:r>
            </w:ins>
          </w:p>
          <w:p w14:paraId="21383CF0" w14:textId="77777777" w:rsidR="007C27E7" w:rsidRDefault="007C27E7">
            <w:pPr>
              <w:pStyle w:val="NormalWeb"/>
              <w:numPr>
                <w:ilvl w:val="0"/>
                <w:numId w:val="91"/>
              </w:numPr>
              <w:spacing w:before="0" w:beforeAutospacing="0" w:after="0" w:afterAutospacing="0" w:line="276" w:lineRule="auto"/>
              <w:textAlignment w:val="baseline"/>
              <w:rPr>
                <w:ins w:id="1553" w:author="sam cornet" w:date="2025-03-18T07:16:00Z" w16du:dateUtc="2025-03-18T06:16:00Z"/>
                <w:rFonts w:asciiTheme="minorHAnsi" w:hAnsiTheme="minorHAnsi" w:cstheme="minorHAnsi"/>
                <w:color w:val="000000"/>
                <w:sz w:val="18"/>
                <w:szCs w:val="18"/>
              </w:rPr>
              <w:pPrChange w:id="1554" w:author="sam cornet" w:date="2025-03-18T07:17:00Z" w16du:dateUtc="2025-03-18T06:17:00Z">
                <w:pPr>
                  <w:pStyle w:val="NormalWeb"/>
                  <w:numPr>
                    <w:numId w:val="92"/>
                  </w:numPr>
                  <w:spacing w:before="0" w:beforeAutospacing="0" w:after="0" w:afterAutospacing="0" w:line="276" w:lineRule="auto"/>
                  <w:ind w:left="927" w:hanging="360"/>
                  <w:textAlignment w:val="baseline"/>
                </w:pPr>
              </w:pPrChange>
            </w:pPr>
            <w:ins w:id="1555" w:author="sam cornet" w:date="2025-03-18T07:16:00Z" w16du:dateUtc="2025-03-18T06:16:00Z">
              <w:r>
                <w:rPr>
                  <w:rFonts w:asciiTheme="minorHAnsi" w:hAnsiTheme="minorHAnsi" w:cstheme="minorHAnsi"/>
                  <w:color w:val="000000"/>
                  <w:sz w:val="18"/>
                  <w:szCs w:val="18"/>
                </w:rPr>
                <w:t>Augmente :</w:t>
              </w:r>
            </w:ins>
          </w:p>
          <w:p w14:paraId="058688F3" w14:textId="77777777" w:rsidR="007C27E7" w:rsidRDefault="007C27E7">
            <w:pPr>
              <w:pStyle w:val="NormalWeb"/>
              <w:numPr>
                <w:ilvl w:val="0"/>
                <w:numId w:val="100"/>
              </w:numPr>
              <w:spacing w:before="0" w:beforeAutospacing="0" w:after="0" w:afterAutospacing="0" w:line="276" w:lineRule="auto"/>
              <w:textAlignment w:val="baseline"/>
              <w:rPr>
                <w:ins w:id="1556" w:author="sam cornet" w:date="2025-03-18T07:16:00Z" w16du:dateUtc="2025-03-18T06:16:00Z"/>
                <w:rFonts w:asciiTheme="minorHAnsi" w:hAnsiTheme="minorHAnsi" w:cstheme="minorHAnsi"/>
                <w:color w:val="000000"/>
                <w:sz w:val="18"/>
                <w:szCs w:val="18"/>
              </w:rPr>
              <w:pPrChange w:id="1557" w:author="sam cornet" w:date="2025-03-18T07:18:00Z" w16du:dateUtc="2025-03-18T06:18:00Z">
                <w:pPr>
                  <w:pStyle w:val="NormalWeb"/>
                  <w:numPr>
                    <w:numId w:val="77"/>
                  </w:numPr>
                  <w:spacing w:before="0" w:beforeAutospacing="0" w:after="0" w:afterAutospacing="0" w:line="276" w:lineRule="auto"/>
                  <w:ind w:left="360" w:hanging="360"/>
                  <w:textAlignment w:val="baseline"/>
                </w:pPr>
              </w:pPrChange>
            </w:pPr>
            <w:ins w:id="1558" w:author="sam cornet" w:date="2025-03-18T07:16:00Z" w16du:dateUtc="2025-03-18T06:16:00Z">
              <w:r>
                <w:rPr>
                  <w:rFonts w:asciiTheme="minorHAnsi" w:hAnsiTheme="minorHAnsi" w:cstheme="minorHAnsi"/>
                  <w:color w:val="000000"/>
                  <w:sz w:val="18"/>
                  <w:szCs w:val="18"/>
                </w:rPr>
                <w:t xml:space="preserve">Le catabolisme des triglycérides </w:t>
              </w:r>
            </w:ins>
          </w:p>
          <w:p w14:paraId="154089E1" w14:textId="77777777" w:rsidR="007C27E7" w:rsidRDefault="007C27E7">
            <w:pPr>
              <w:pStyle w:val="NormalWeb"/>
              <w:numPr>
                <w:ilvl w:val="0"/>
                <w:numId w:val="100"/>
              </w:numPr>
              <w:spacing w:before="0" w:beforeAutospacing="0" w:after="0" w:afterAutospacing="0" w:line="276" w:lineRule="auto"/>
              <w:textAlignment w:val="baseline"/>
              <w:rPr>
                <w:ins w:id="1559" w:author="sam cornet" w:date="2025-03-18T07:16:00Z" w16du:dateUtc="2025-03-18T06:16:00Z"/>
                <w:rFonts w:asciiTheme="minorHAnsi" w:hAnsiTheme="minorHAnsi" w:cstheme="minorHAnsi"/>
                <w:color w:val="000000"/>
                <w:sz w:val="18"/>
                <w:szCs w:val="18"/>
              </w:rPr>
              <w:pPrChange w:id="1560" w:author="sam cornet" w:date="2025-03-18T07:18:00Z" w16du:dateUtc="2025-03-18T06:18:00Z">
                <w:pPr>
                  <w:pStyle w:val="NormalWeb"/>
                  <w:numPr>
                    <w:numId w:val="77"/>
                  </w:numPr>
                  <w:spacing w:before="0" w:beforeAutospacing="0" w:after="0" w:afterAutospacing="0" w:line="276" w:lineRule="auto"/>
                  <w:ind w:left="360" w:hanging="360"/>
                  <w:textAlignment w:val="baseline"/>
                </w:pPr>
              </w:pPrChange>
            </w:pPr>
            <w:ins w:id="1561" w:author="sam cornet" w:date="2025-03-18T07:16:00Z" w16du:dateUtc="2025-03-18T06:16:00Z">
              <w:r>
                <w:rPr>
                  <w:rFonts w:asciiTheme="minorHAnsi" w:hAnsiTheme="minorHAnsi" w:cstheme="minorHAnsi"/>
                  <w:color w:val="000000"/>
                  <w:sz w:val="18"/>
                  <w:szCs w:val="18"/>
                </w:rPr>
                <w:t>La libération de glycérol et des AG</w:t>
              </w:r>
            </w:ins>
          </w:p>
          <w:p w14:paraId="67F627AC" w14:textId="77777777" w:rsidR="007C27E7" w:rsidRDefault="007C27E7">
            <w:pPr>
              <w:pStyle w:val="NormalWeb"/>
              <w:numPr>
                <w:ilvl w:val="0"/>
                <w:numId w:val="95"/>
              </w:numPr>
              <w:spacing w:before="0" w:beforeAutospacing="0" w:after="0" w:afterAutospacing="0" w:line="276" w:lineRule="auto"/>
              <w:textAlignment w:val="baseline"/>
              <w:rPr>
                <w:ins w:id="1562" w:author="sam cornet" w:date="2025-03-18T07:16:00Z" w16du:dateUtc="2025-03-18T06:16:00Z"/>
                <w:rFonts w:asciiTheme="minorHAnsi" w:hAnsiTheme="minorHAnsi" w:cstheme="minorHAnsi"/>
                <w:color w:val="000000"/>
                <w:sz w:val="18"/>
                <w:szCs w:val="18"/>
              </w:rPr>
              <w:pPrChange w:id="1563" w:author="sam cornet" w:date="2025-03-18T07:17:00Z" w16du:dateUtc="2025-03-18T06:17:00Z">
                <w:pPr>
                  <w:pStyle w:val="NormalWeb"/>
                  <w:numPr>
                    <w:numId w:val="64"/>
                  </w:numPr>
                  <w:spacing w:before="0" w:beforeAutospacing="0" w:after="0" w:afterAutospacing="0" w:line="276" w:lineRule="auto"/>
                  <w:ind w:left="643" w:hanging="360"/>
                  <w:textAlignment w:val="baseline"/>
                </w:pPr>
              </w:pPrChange>
            </w:pPr>
            <w:ins w:id="1564" w:author="sam cornet" w:date="2025-03-18T07:16:00Z" w16du:dateUtc="2025-03-18T06:16:00Z">
              <w:r>
                <w:rPr>
                  <w:rFonts w:asciiTheme="minorHAnsi" w:hAnsiTheme="minorHAnsi" w:cstheme="minorHAnsi"/>
                  <w:color w:val="000000"/>
                  <w:sz w:val="18"/>
                  <w:szCs w:val="18"/>
                </w:rPr>
                <w:t xml:space="preserve">Au niveau du </w:t>
              </w:r>
              <w:r w:rsidRPr="004C252F">
                <w:rPr>
                  <w:rFonts w:asciiTheme="minorHAnsi" w:hAnsiTheme="minorHAnsi" w:cstheme="minorHAnsi"/>
                  <w:b/>
                  <w:bCs/>
                  <w:color w:val="000000"/>
                  <w:sz w:val="18"/>
                  <w:szCs w:val="18"/>
                </w:rPr>
                <w:t>foie</w:t>
              </w:r>
              <w:r>
                <w:rPr>
                  <w:rFonts w:asciiTheme="minorHAnsi" w:hAnsiTheme="minorHAnsi" w:cstheme="minorHAnsi"/>
                  <w:color w:val="000000"/>
                  <w:sz w:val="18"/>
                  <w:szCs w:val="18"/>
                </w:rPr>
                <w:t xml:space="preserve"> : </w:t>
              </w:r>
            </w:ins>
          </w:p>
          <w:p w14:paraId="695CCE65" w14:textId="77777777" w:rsidR="007C27E7" w:rsidRDefault="007C27E7">
            <w:pPr>
              <w:pStyle w:val="NormalWeb"/>
              <w:numPr>
                <w:ilvl w:val="0"/>
                <w:numId w:val="91"/>
              </w:numPr>
              <w:spacing w:before="0" w:beforeAutospacing="0" w:after="0" w:afterAutospacing="0" w:line="276" w:lineRule="auto"/>
              <w:textAlignment w:val="baseline"/>
              <w:rPr>
                <w:ins w:id="1565" w:author="sam cornet" w:date="2025-03-18T07:16:00Z" w16du:dateUtc="2025-03-18T06:16:00Z"/>
                <w:rFonts w:asciiTheme="minorHAnsi" w:hAnsiTheme="minorHAnsi" w:cstheme="minorHAnsi"/>
                <w:color w:val="000000"/>
                <w:sz w:val="18"/>
                <w:szCs w:val="18"/>
              </w:rPr>
              <w:pPrChange w:id="1566" w:author="sam cornet" w:date="2025-03-18T07:17:00Z" w16du:dateUtc="2025-03-18T06:17:00Z">
                <w:pPr>
                  <w:pStyle w:val="NormalWeb"/>
                  <w:numPr>
                    <w:numId w:val="92"/>
                  </w:numPr>
                  <w:spacing w:before="0" w:beforeAutospacing="0" w:after="0" w:afterAutospacing="0" w:line="276" w:lineRule="auto"/>
                  <w:ind w:left="927" w:hanging="360"/>
                  <w:textAlignment w:val="baseline"/>
                </w:pPr>
              </w:pPrChange>
            </w:pPr>
            <w:ins w:id="1567" w:author="sam cornet" w:date="2025-03-18T07:16:00Z" w16du:dateUtc="2025-03-18T06:16:00Z">
              <w:r>
                <w:rPr>
                  <w:rFonts w:asciiTheme="minorHAnsi" w:hAnsiTheme="minorHAnsi" w:cstheme="minorHAnsi"/>
                  <w:color w:val="000000"/>
                  <w:sz w:val="18"/>
                  <w:szCs w:val="18"/>
                </w:rPr>
                <w:t>Stimule :</w:t>
              </w:r>
            </w:ins>
          </w:p>
          <w:p w14:paraId="4A73AAD6" w14:textId="77777777" w:rsidR="007C27E7" w:rsidRDefault="007C27E7">
            <w:pPr>
              <w:pStyle w:val="NormalWeb"/>
              <w:numPr>
                <w:ilvl w:val="0"/>
                <w:numId w:val="101"/>
              </w:numPr>
              <w:spacing w:before="0" w:beforeAutospacing="0" w:after="0" w:afterAutospacing="0" w:line="276" w:lineRule="auto"/>
              <w:textAlignment w:val="baseline"/>
              <w:rPr>
                <w:ins w:id="1568" w:author="sam cornet" w:date="2025-03-18T07:16:00Z" w16du:dateUtc="2025-03-18T06:16:00Z"/>
                <w:rFonts w:asciiTheme="minorHAnsi" w:hAnsiTheme="minorHAnsi" w:cstheme="minorHAnsi"/>
                <w:color w:val="000000"/>
                <w:sz w:val="18"/>
                <w:szCs w:val="18"/>
              </w:rPr>
              <w:pPrChange w:id="1569" w:author="sam cornet" w:date="2025-03-18T07:18:00Z" w16du:dateUtc="2025-03-18T06:18:00Z">
                <w:pPr>
                  <w:pStyle w:val="NormalWeb"/>
                  <w:numPr>
                    <w:numId w:val="77"/>
                  </w:numPr>
                  <w:spacing w:before="0" w:beforeAutospacing="0" w:after="0" w:afterAutospacing="0" w:line="276" w:lineRule="auto"/>
                  <w:ind w:left="360" w:hanging="360"/>
                  <w:textAlignment w:val="baseline"/>
                </w:pPr>
              </w:pPrChange>
            </w:pPr>
            <w:ins w:id="1570" w:author="sam cornet" w:date="2025-03-18T07:16:00Z" w16du:dateUtc="2025-03-18T06:16:00Z">
              <w:r>
                <w:rPr>
                  <w:rFonts w:asciiTheme="minorHAnsi" w:hAnsiTheme="minorHAnsi" w:cstheme="minorHAnsi"/>
                  <w:color w:val="000000"/>
                  <w:sz w:val="18"/>
                  <w:szCs w:val="18"/>
                </w:rPr>
                <w:t xml:space="preserve">La libération du glucose par catabolisme du glycogène </w:t>
              </w:r>
            </w:ins>
          </w:p>
          <w:p w14:paraId="268E95BD" w14:textId="77B698FD" w:rsidR="007C27E7" w:rsidRPr="007C27E7" w:rsidRDefault="007C27E7">
            <w:pPr>
              <w:pStyle w:val="NormalWeb"/>
              <w:numPr>
                <w:ilvl w:val="0"/>
                <w:numId w:val="101"/>
              </w:numPr>
              <w:spacing w:before="0" w:beforeAutospacing="0" w:after="0" w:afterAutospacing="0" w:line="276" w:lineRule="auto"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  <w:rPrChange w:id="1571" w:author="sam cornet" w:date="2025-03-18T07:18:00Z" w16du:dateUtc="2025-03-18T06:18:00Z">
                  <w:rPr>
                    <w:rFonts w:asciiTheme="minorHAnsi" w:hAnsiTheme="minorHAnsi" w:cstheme="minorHAnsi"/>
                    <w:b/>
                    <w:bCs/>
                    <w:color w:val="000000"/>
                    <w:sz w:val="18"/>
                    <w:szCs w:val="18"/>
                  </w:rPr>
                </w:rPrChange>
              </w:rPr>
              <w:pPrChange w:id="1572" w:author="sam cornet" w:date="2025-03-18T07:18:00Z" w16du:dateUtc="2025-03-18T06:18:00Z">
                <w:pPr>
                  <w:pStyle w:val="NormalWeb"/>
                  <w:numPr>
                    <w:numId w:val="63"/>
                  </w:numPr>
                  <w:spacing w:before="0" w:after="0" w:line="276" w:lineRule="auto"/>
                  <w:ind w:left="360" w:hanging="360"/>
                  <w:textAlignment w:val="baseline"/>
                </w:pPr>
              </w:pPrChange>
            </w:pPr>
            <w:ins w:id="1573" w:author="sam cornet" w:date="2025-03-18T07:16:00Z" w16du:dateUtc="2025-03-18T06:16:00Z">
              <w:r w:rsidRPr="007C27E7">
                <w:rPr>
                  <w:rFonts w:asciiTheme="minorHAnsi" w:hAnsiTheme="minorHAnsi" w:cstheme="minorHAnsi"/>
                  <w:color w:val="000000"/>
                  <w:sz w:val="18"/>
                  <w:szCs w:val="18"/>
                </w:rPr>
                <w:t>La néoglucogénèse</w:t>
              </w:r>
            </w:ins>
          </w:p>
        </w:tc>
      </w:tr>
    </w:tbl>
    <w:p w14:paraId="7762045F" w14:textId="77777777" w:rsidR="008F6CE4" w:rsidRDefault="008F6CE4">
      <w:pPr>
        <w:rPr>
          <w:ins w:id="1574" w:author="sam cornet" w:date="2025-03-18T07:03:00Z" w16du:dateUtc="2025-03-18T06:03:00Z"/>
        </w:rPr>
      </w:pPr>
    </w:p>
    <w:p w14:paraId="6332CC7A" w14:textId="77777777" w:rsidR="008F6CE4" w:rsidRDefault="008F6CE4">
      <w:pPr>
        <w:rPr>
          <w:ins w:id="1575" w:author="sam cornet" w:date="2025-03-18T07:03:00Z" w16du:dateUtc="2025-03-18T06:03:00Z"/>
        </w:rPr>
      </w:pPr>
    </w:p>
    <w:p w14:paraId="551FB5B0" w14:textId="77777777" w:rsidR="008F6CE4" w:rsidRDefault="008F6CE4">
      <w:pPr>
        <w:rPr>
          <w:ins w:id="1576" w:author="sam cornet" w:date="2025-03-18T07:03:00Z" w16du:dateUtc="2025-03-18T06:03:00Z"/>
        </w:rPr>
      </w:pPr>
    </w:p>
    <w:p w14:paraId="627543D5" w14:textId="77777777" w:rsidR="008F6CE4" w:rsidRDefault="008F6CE4">
      <w:pPr>
        <w:rPr>
          <w:ins w:id="1577" w:author="sam cornet" w:date="2025-03-18T07:03:00Z" w16du:dateUtc="2025-03-18T06:03:00Z"/>
        </w:rPr>
      </w:pPr>
    </w:p>
    <w:p w14:paraId="7E391557" w14:textId="77777777" w:rsidR="008F6CE4" w:rsidRDefault="008F6CE4">
      <w:pPr>
        <w:rPr>
          <w:ins w:id="1578" w:author="sam cornet" w:date="2025-03-18T07:03:00Z" w16du:dateUtc="2025-03-18T06:03:00Z"/>
        </w:rPr>
      </w:pPr>
    </w:p>
    <w:p w14:paraId="38303CA4" w14:textId="77777777" w:rsidR="008F6CE4" w:rsidRDefault="008F6CE4">
      <w:pPr>
        <w:rPr>
          <w:ins w:id="1579" w:author="sam cornet" w:date="2025-03-18T07:03:00Z" w16du:dateUtc="2025-03-18T06:03:00Z"/>
        </w:rPr>
      </w:pPr>
    </w:p>
    <w:p w14:paraId="03061B72" w14:textId="77777777" w:rsidR="008F6CE4" w:rsidRDefault="008F6CE4">
      <w:pPr>
        <w:rPr>
          <w:ins w:id="1580" w:author="sam cornet" w:date="2025-03-18T07:03:00Z" w16du:dateUtc="2025-03-18T06:03:00Z"/>
        </w:rPr>
      </w:pPr>
    </w:p>
    <w:p w14:paraId="66AD2009" w14:textId="77777777" w:rsidR="008F6CE4" w:rsidRDefault="008F6CE4">
      <w:pPr>
        <w:rPr>
          <w:ins w:id="1581" w:author="sam cornet" w:date="2025-03-18T07:03:00Z" w16du:dateUtc="2025-03-18T06:03:00Z"/>
        </w:rPr>
      </w:pPr>
    </w:p>
    <w:p w14:paraId="5D3F1DF7" w14:textId="77777777" w:rsidR="008F6CE4" w:rsidRDefault="008F6CE4">
      <w:pPr>
        <w:rPr>
          <w:ins w:id="1582" w:author="sam cornet" w:date="2025-03-18T07:03:00Z" w16du:dateUtc="2025-03-18T06:03:00Z"/>
        </w:rPr>
      </w:pPr>
    </w:p>
    <w:p w14:paraId="591DF181" w14:textId="77777777" w:rsidR="008F6CE4" w:rsidRDefault="008F6CE4">
      <w:pPr>
        <w:rPr>
          <w:ins w:id="1583" w:author="sam cornet" w:date="2025-03-18T07:03:00Z" w16du:dateUtc="2025-03-18T06:03:00Z"/>
        </w:rPr>
      </w:pPr>
    </w:p>
    <w:p w14:paraId="2396A677" w14:textId="77777777" w:rsidR="008F6CE4" w:rsidRDefault="008F6CE4">
      <w:pPr>
        <w:rPr>
          <w:ins w:id="1584" w:author="sam cornet" w:date="2025-03-18T07:03:00Z" w16du:dateUtc="2025-03-18T06:03:00Z"/>
        </w:rPr>
      </w:pPr>
    </w:p>
    <w:p w14:paraId="020366E5" w14:textId="77777777" w:rsidR="008F6CE4" w:rsidRDefault="008F6CE4">
      <w:pPr>
        <w:rPr>
          <w:ins w:id="1585" w:author="sam cornet" w:date="2025-03-18T07:03:00Z" w16du:dateUtc="2025-03-18T06:03:00Z"/>
        </w:rPr>
      </w:pPr>
    </w:p>
    <w:p w14:paraId="26368286" w14:textId="77777777" w:rsidR="008F6CE4" w:rsidRDefault="008F6CE4">
      <w:pPr>
        <w:rPr>
          <w:ins w:id="1586" w:author="sam cornet" w:date="2025-03-18T07:03:00Z" w16du:dateUtc="2025-03-18T06:03:00Z"/>
        </w:rPr>
      </w:pPr>
    </w:p>
    <w:p w14:paraId="11715EB2" w14:textId="77777777" w:rsidR="008F6CE4" w:rsidRDefault="008F6CE4">
      <w:pPr>
        <w:rPr>
          <w:ins w:id="1587" w:author="sam cornet" w:date="2025-03-18T07:03:00Z" w16du:dateUtc="2025-03-18T06:03:00Z"/>
        </w:rPr>
      </w:pPr>
    </w:p>
    <w:p w14:paraId="597E686D" w14:textId="77777777" w:rsidR="008F6CE4" w:rsidRDefault="008F6CE4">
      <w:pPr>
        <w:rPr>
          <w:ins w:id="1588" w:author="sam cornet" w:date="2025-03-18T07:03:00Z" w16du:dateUtc="2025-03-18T06:03:00Z"/>
        </w:rPr>
      </w:pPr>
    </w:p>
    <w:p w14:paraId="7B6296B5" w14:textId="77777777" w:rsidR="008F6CE4" w:rsidRDefault="008F6CE4">
      <w:pPr>
        <w:rPr>
          <w:ins w:id="1589" w:author="sam cornet" w:date="2025-03-18T07:03:00Z" w16du:dateUtc="2025-03-18T06:03:00Z"/>
        </w:rPr>
      </w:pPr>
    </w:p>
    <w:p w14:paraId="7DCFD0D7" w14:textId="77777777" w:rsidR="008F6CE4" w:rsidRDefault="008F6CE4">
      <w:pPr>
        <w:rPr>
          <w:ins w:id="1590" w:author="sam cornet" w:date="2025-03-18T07:03:00Z" w16du:dateUtc="2025-03-18T06:03:00Z"/>
        </w:rPr>
      </w:pPr>
    </w:p>
    <w:p w14:paraId="14DB3886" w14:textId="77777777" w:rsidR="008F6CE4" w:rsidRDefault="008F6CE4">
      <w:pPr>
        <w:rPr>
          <w:ins w:id="1591" w:author="sam cornet" w:date="2025-03-18T07:03:00Z" w16du:dateUtc="2025-03-18T06:03:00Z"/>
        </w:rPr>
      </w:pPr>
    </w:p>
    <w:p w14:paraId="6B6ECB79" w14:textId="77777777" w:rsidR="008F6CE4" w:rsidRDefault="008F6CE4">
      <w:pPr>
        <w:jc w:val="both"/>
        <w:rPr>
          <w:ins w:id="1592" w:author="sam cornet" w:date="2025-03-18T07:03:00Z" w16du:dateUtc="2025-03-18T06:03:00Z"/>
        </w:rPr>
        <w:pPrChange w:id="1593" w:author="sam cornet" w:date="2025-03-18T07:03:00Z" w16du:dateUtc="2025-03-18T06:03:00Z">
          <w:pPr/>
        </w:pPrChange>
      </w:pPr>
    </w:p>
    <w:tbl>
      <w:tblPr>
        <w:tblW w:w="9654" w:type="dxa"/>
        <w:jc w:val="center"/>
        <w:tblLook w:val="04A0" w:firstRow="1" w:lastRow="0" w:firstColumn="1" w:lastColumn="0" w:noHBand="0" w:noVBand="1"/>
        <w:tblPrChange w:id="1594" w:author="sam cornet" w:date="2025-03-18T07:03:00Z" w16du:dateUtc="2025-03-18T06:03:00Z">
          <w:tblPr>
            <w:tblW w:w="9654" w:type="dxa"/>
            <w:jc w:val="center"/>
            <w:tblLook w:val="04A0" w:firstRow="1" w:lastRow="0" w:firstColumn="1" w:lastColumn="0" w:noHBand="0" w:noVBand="1"/>
          </w:tblPr>
        </w:tblPrChange>
      </w:tblPr>
      <w:tblGrid>
        <w:gridCol w:w="1701"/>
        <w:gridCol w:w="7953"/>
        <w:tblGridChange w:id="1595">
          <w:tblGrid>
            <w:gridCol w:w="1701"/>
            <w:gridCol w:w="7953"/>
          </w:tblGrid>
        </w:tblGridChange>
      </w:tblGrid>
      <w:tr w:rsidR="008F6CE4" w:rsidRPr="002C1C62" w14:paraId="3ED4DECF" w14:textId="77777777" w:rsidTr="008F6CE4">
        <w:trPr>
          <w:trHeight w:val="1134"/>
          <w:tblHeader/>
          <w:jc w:val="center"/>
          <w:ins w:id="1596" w:author="sam cornet" w:date="2025-03-18T07:03:00Z"/>
          <w:trPrChange w:id="1597" w:author="sam cornet" w:date="2025-03-18T07:03:00Z" w16du:dateUtc="2025-03-18T06:03:00Z">
            <w:trPr>
              <w:trHeight w:val="1134"/>
              <w:tblHeader/>
              <w:jc w:val="center"/>
            </w:trPr>
          </w:trPrChange>
        </w:trPr>
        <w:tc>
          <w:tcPr>
            <w:tcW w:w="170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tcPrChange w:id="1598" w:author="sam cornet" w:date="2025-03-18T07:03:00Z" w16du:dateUtc="2025-03-18T06:03:00Z">
              <w:tcPr>
                <w:tcW w:w="1701" w:type="dxa"/>
                <w:tcBorders>
                  <w:left w:val="single" w:sz="4" w:space="0" w:color="000000"/>
                  <w:bottom w:val="single" w:sz="4" w:space="0" w:color="auto"/>
                  <w:right w:val="single" w:sz="4" w:space="0" w:color="auto"/>
                </w:tcBorders>
                <w:shd w:val="clear" w:color="auto" w:fill="A6A6A6"/>
                <w:vAlign w:val="center"/>
              </w:tcPr>
            </w:tcPrChange>
          </w:tcPr>
          <w:p w14:paraId="7DD7D4F8" w14:textId="5EC20AB0" w:rsidR="008F6CE4" w:rsidRDefault="008F6CE4" w:rsidP="008F6CE4">
            <w:pPr>
              <w:rPr>
                <w:ins w:id="1599" w:author="sam cornet" w:date="2025-03-18T07:03:00Z" w16du:dateUtc="2025-03-18T06:03:00Z"/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ins w:id="1600" w:author="sam cornet" w:date="2025-03-18T07:03:00Z" w16du:dateUtc="2025-03-18T06:03:00Z">
              <w:r w:rsidRPr="004C252F">
                <w:rPr>
                  <w:rFonts w:asciiTheme="minorHAnsi" w:hAnsiTheme="minorHAnsi" w:cstheme="minorHAnsi"/>
                  <w:b/>
                  <w:bCs/>
                  <w:i/>
                  <w:iCs/>
                  <w:color w:val="FFFFFF"/>
                  <w:sz w:val="20"/>
                  <w:szCs w:val="20"/>
                </w:rPr>
                <w:lastRenderedPageBreak/>
                <w:t>II. Réponses hormonales à l’exercice et à l’entraînement</w:t>
              </w:r>
            </w:ins>
          </w:p>
        </w:tc>
        <w:tc>
          <w:tcPr>
            <w:tcW w:w="7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4BAADB"/>
            <w:vAlign w:val="center"/>
            <w:tcPrChange w:id="1601" w:author="sam cornet" w:date="2025-03-18T07:03:00Z" w16du:dateUtc="2025-03-18T06:03:00Z">
              <w:tcPr>
                <w:tcW w:w="7953" w:type="dxa"/>
                <w:tcBorders>
                  <w:left w:val="single" w:sz="4" w:space="0" w:color="auto"/>
                  <w:bottom w:val="single" w:sz="4" w:space="0" w:color="auto"/>
                  <w:right w:val="single" w:sz="4" w:space="0" w:color="000000"/>
                </w:tcBorders>
                <w:vAlign w:val="center"/>
              </w:tcPr>
            </w:tcPrChange>
          </w:tcPr>
          <w:p w14:paraId="5C1222FB" w14:textId="170F4404" w:rsidR="008F6CE4" w:rsidRPr="008F6CE4" w:rsidRDefault="008F6CE4">
            <w:pPr>
              <w:pStyle w:val="NormalWeb"/>
              <w:spacing w:before="0" w:beforeAutospacing="0" w:after="0" w:afterAutospacing="0" w:line="276" w:lineRule="auto"/>
              <w:jc w:val="center"/>
              <w:textAlignment w:val="baseline"/>
              <w:rPr>
                <w:ins w:id="1602" w:author="sam cornet" w:date="2025-03-18T07:03:00Z" w16du:dateUtc="2025-03-18T06:03:00Z"/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  <w:pPrChange w:id="1603" w:author="sam cornet" w:date="2025-03-18T07:04:00Z" w16du:dateUtc="2025-03-18T06:04:00Z">
                <w:pPr>
                  <w:pStyle w:val="NormalWeb"/>
                  <w:numPr>
                    <w:numId w:val="63"/>
                  </w:numPr>
                  <w:spacing w:before="0" w:beforeAutospacing="0" w:after="0" w:afterAutospacing="0" w:line="276" w:lineRule="auto"/>
                  <w:ind w:left="360" w:hanging="360"/>
                  <w:textAlignment w:val="baseline"/>
                </w:pPr>
              </w:pPrChange>
            </w:pPr>
            <w:ins w:id="1604" w:author="sam cornet" w:date="2025-03-18T07:04:00Z" w16du:dateUtc="2025-03-18T06:04:00Z">
              <w:r>
                <w:rPr>
                  <w:rFonts w:asciiTheme="minorHAnsi" w:hAnsiTheme="minorHAnsi" w:cstheme="minorHAnsi"/>
                  <w:b/>
                  <w:bCs/>
                  <w:noProof/>
                  <w:color w:val="FFFFFF"/>
                </w:rPr>
                <w:t>L’insuline et le glucagon 2/2</w:t>
              </w:r>
            </w:ins>
          </w:p>
        </w:tc>
      </w:tr>
      <w:tr w:rsidR="008F6CE4" w:rsidRPr="002C1C62" w14:paraId="23FC0052" w14:textId="77777777" w:rsidTr="008F6CE4">
        <w:trPr>
          <w:trHeight w:val="6928"/>
          <w:tblHeader/>
          <w:jc w:val="center"/>
          <w:trPrChange w:id="1605" w:author="sam cornet" w:date="2025-03-18T07:05:00Z" w16du:dateUtc="2025-03-18T06:05:00Z">
            <w:trPr>
              <w:trHeight w:val="1134"/>
              <w:tblHeader/>
              <w:jc w:val="center"/>
            </w:trPr>
          </w:trPrChange>
        </w:trPr>
        <w:tc>
          <w:tcPr>
            <w:tcW w:w="1701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  <w:tcPrChange w:id="1606" w:author="sam cornet" w:date="2025-03-18T07:05:00Z" w16du:dateUtc="2025-03-18T06:05:00Z">
              <w:tcPr>
                <w:tcW w:w="1701" w:type="dxa"/>
                <w:tcBorders>
                  <w:left w:val="single" w:sz="4" w:space="0" w:color="000000"/>
                  <w:bottom w:val="single" w:sz="4" w:space="0" w:color="auto"/>
                  <w:right w:val="single" w:sz="4" w:space="0" w:color="auto"/>
                </w:tcBorders>
                <w:shd w:val="clear" w:color="auto" w:fill="A6A6A6"/>
                <w:vAlign w:val="center"/>
              </w:tcPr>
            </w:tcPrChange>
          </w:tcPr>
          <w:p w14:paraId="219D87C4" w14:textId="7DAF13C5" w:rsidR="008F6CE4" w:rsidRPr="002C1C62" w:rsidRDefault="008F6CE4" w:rsidP="008F6CE4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Effets de l’exercice musculaire sur l’insuline et le glucagon</w:t>
            </w:r>
          </w:p>
        </w:tc>
        <w:tc>
          <w:tcPr>
            <w:tcW w:w="7953" w:type="dxa"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  <w:tcPrChange w:id="1607" w:author="sam cornet" w:date="2025-03-18T07:05:00Z" w16du:dateUtc="2025-03-18T06:05:00Z">
              <w:tcPr>
                <w:tcW w:w="7953" w:type="dxa"/>
                <w:tcBorders>
                  <w:left w:val="single" w:sz="4" w:space="0" w:color="auto"/>
                  <w:bottom w:val="single" w:sz="4" w:space="0" w:color="auto"/>
                  <w:right w:val="single" w:sz="4" w:space="0" w:color="000000"/>
                </w:tcBorders>
                <w:vAlign w:val="center"/>
              </w:tcPr>
            </w:tcPrChange>
          </w:tcPr>
          <w:p w14:paraId="25607BE4" w14:textId="77777777" w:rsidR="008F6CE4" w:rsidRDefault="008F6CE4" w:rsidP="008F6CE4">
            <w:pPr>
              <w:pStyle w:val="NormalWeb"/>
              <w:numPr>
                <w:ilvl w:val="0"/>
                <w:numId w:val="63"/>
              </w:numPr>
              <w:spacing w:before="0" w:beforeAutospacing="0" w:after="0" w:afterAutospacing="0" w:line="276" w:lineRule="auto"/>
              <w:textAlignment w:val="baseline"/>
              <w:rPr>
                <w:ins w:id="1608" w:author="sam cornet" w:date="2025-03-18T07:00:00Z" w16du:dateUtc="2025-03-18T06:00:00Z"/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041BEB"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  <w:rPrChange w:id="1609" w:author="Lea MINAKIAN" w:date="2025-03-03T18:23:00Z" w16du:dateUtc="2025-03-03T17:23:00Z">
                  <w:rPr>
                    <w:rFonts w:asciiTheme="minorHAnsi" w:hAnsiTheme="minorHAnsi" w:cstheme="minorHAnsi"/>
                    <w:color w:val="000000"/>
                    <w:sz w:val="18"/>
                    <w:szCs w:val="18"/>
                  </w:rPr>
                </w:rPrChange>
              </w:rPr>
              <w:t>Exercice intense à une puissance supra-maximale</w:t>
            </w:r>
            <w:del w:id="1610" w:author="sam cornet" w:date="2025-03-18T07:00:00Z" w16du:dateUtc="2025-03-18T06:00:00Z">
              <w:r w:rsidDel="008F6CE4">
                <w:rPr>
                  <w:rFonts w:asciiTheme="minorHAnsi" w:hAnsiTheme="minorHAnsi" w:cstheme="minorHAnsi"/>
                  <w:color w:val="000000"/>
                  <w:sz w:val="18"/>
                  <w:szCs w:val="18"/>
                </w:rPr>
                <w:delText xml:space="preserve"> </w:delText>
              </w:r>
            </w:del>
            <w:ins w:id="1611" w:author="sam cornet" w:date="2025-03-18T07:00:00Z" w16du:dateUtc="2025-03-18T06:00:00Z">
              <w:r>
                <w:rPr>
                  <w:rFonts w:asciiTheme="minorHAnsi" w:hAnsiTheme="minorHAnsi" w:cstheme="minorHAnsi"/>
                  <w:color w:val="000000"/>
                  <w:sz w:val="18"/>
                  <w:szCs w:val="18"/>
                </w:rPr>
                <w:t> :</w:t>
              </w:r>
            </w:ins>
          </w:p>
          <w:p w14:paraId="730B0BBE" w14:textId="77777777" w:rsidR="008F6CE4" w:rsidRDefault="008F6CE4" w:rsidP="008F6CE4">
            <w:pPr>
              <w:pStyle w:val="NormalWeb"/>
              <w:numPr>
                <w:ilvl w:val="0"/>
                <w:numId w:val="64"/>
              </w:numPr>
              <w:spacing w:before="0" w:beforeAutospacing="0" w:after="0" w:afterAutospacing="0" w:line="276" w:lineRule="auto"/>
              <w:textAlignment w:val="baseline"/>
              <w:rPr>
                <w:ins w:id="1612" w:author="sam cornet" w:date="2025-03-18T07:00:00Z" w16du:dateUtc="2025-03-18T06:00:00Z"/>
                <w:rFonts w:asciiTheme="minorHAnsi" w:hAnsiTheme="minorHAnsi" w:cstheme="minorHAnsi"/>
                <w:color w:val="000000"/>
                <w:sz w:val="18"/>
                <w:szCs w:val="18"/>
              </w:rPr>
            </w:pPr>
            <w:del w:id="1613" w:author="sam cornet" w:date="2025-03-18T07:00:00Z" w16du:dateUtc="2025-03-18T06:00:00Z">
              <w:r w:rsidDel="008F6CE4">
                <w:rPr>
                  <w:rFonts w:asciiTheme="minorHAnsi" w:hAnsiTheme="minorHAnsi" w:cstheme="minorHAnsi"/>
                  <w:color w:val="000000"/>
                  <w:sz w:val="18"/>
                  <w:szCs w:val="18"/>
                </w:rPr>
                <w:delText>(</w:delText>
              </w:r>
            </w:del>
            <w:r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45sec à 120% du VO2max</w:t>
            </w:r>
          </w:p>
          <w:p w14:paraId="3796892B" w14:textId="4E74C754" w:rsidR="008F6CE4" w:rsidRDefault="008F6CE4">
            <w:pPr>
              <w:pStyle w:val="NormalWeb"/>
              <w:numPr>
                <w:ilvl w:val="0"/>
                <w:numId w:val="64"/>
              </w:numPr>
              <w:spacing w:before="0" w:beforeAutospacing="0" w:after="0" w:afterAutospacing="0" w:line="276" w:lineRule="auto"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pPrChange w:id="1614" w:author="sam cornet" w:date="2025-03-18T07:00:00Z" w16du:dateUtc="2025-03-18T06:00:00Z">
                <w:pPr>
                  <w:pStyle w:val="NormalWeb"/>
                  <w:numPr>
                    <w:numId w:val="63"/>
                  </w:numPr>
                  <w:spacing w:before="0" w:beforeAutospacing="0" w:after="0" w:afterAutospacing="0"/>
                  <w:ind w:left="360" w:hanging="360"/>
                  <w:textAlignment w:val="baseline"/>
                </w:pPr>
              </w:pPrChange>
            </w:pPr>
            <w:ins w:id="1615" w:author="sam cornet" w:date="2025-03-18T07:00:00Z" w16du:dateUtc="2025-03-18T06:00:00Z">
              <w:r>
                <w:rPr>
                  <w:rFonts w:asciiTheme="minorHAnsi" w:hAnsiTheme="minorHAnsi" w:cstheme="minorHAnsi"/>
                  <w:color w:val="000000"/>
                  <w:sz w:val="18"/>
                  <w:szCs w:val="18"/>
                </w:rPr>
                <w:t>P</w:t>
              </w:r>
            </w:ins>
            <w:del w:id="1616" w:author="sam cornet" w:date="2025-03-18T07:00:00Z" w16du:dateUtc="2025-03-18T06:00:00Z">
              <w:r w:rsidDel="008F6CE4">
                <w:rPr>
                  <w:rFonts w:asciiTheme="minorHAnsi" w:hAnsiTheme="minorHAnsi" w:cstheme="minorHAnsi"/>
                  <w:color w:val="000000"/>
                  <w:sz w:val="18"/>
                  <w:szCs w:val="18"/>
                </w:rPr>
                <w:delText>) : p</w:delText>
              </w:r>
            </w:del>
            <w:r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as de modifications significatives des concentrations plasmatiques d’insuline</w:t>
            </w:r>
          </w:p>
          <w:p w14:paraId="4778687E" w14:textId="77777777" w:rsidR="008F6CE4" w:rsidRDefault="008F6CE4" w:rsidP="008F6CE4">
            <w:pPr>
              <w:pStyle w:val="NormalWeb"/>
              <w:numPr>
                <w:ilvl w:val="0"/>
                <w:numId w:val="63"/>
              </w:numPr>
              <w:spacing w:before="0" w:beforeAutospacing="0" w:after="0" w:afterAutospacing="0" w:line="276" w:lineRule="auto"/>
              <w:textAlignment w:val="baseline"/>
              <w:rPr>
                <w:ins w:id="1617" w:author="sam cornet" w:date="2025-03-18T07:00:00Z" w16du:dateUtc="2025-03-18T06:00:00Z"/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041BEB"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  <w:rPrChange w:id="1618" w:author="Lea MINAKIAN" w:date="2025-03-03T18:23:00Z" w16du:dateUtc="2025-03-03T17:23:00Z">
                  <w:rPr>
                    <w:rFonts w:asciiTheme="minorHAnsi" w:hAnsiTheme="minorHAnsi" w:cstheme="minorHAnsi"/>
                    <w:color w:val="000000"/>
                    <w:sz w:val="18"/>
                    <w:szCs w:val="18"/>
                  </w:rPr>
                </w:rPrChange>
              </w:rPr>
              <w:t>Effort sous maximal prolongé</w:t>
            </w:r>
            <w:del w:id="1619" w:author="sam cornet" w:date="2025-03-18T07:00:00Z" w16du:dateUtc="2025-03-18T06:00:00Z">
              <w:r w:rsidDel="008F6CE4">
                <w:rPr>
                  <w:rFonts w:asciiTheme="minorHAnsi" w:hAnsiTheme="minorHAnsi" w:cstheme="minorHAnsi"/>
                  <w:color w:val="000000"/>
                  <w:sz w:val="18"/>
                  <w:szCs w:val="18"/>
                </w:rPr>
                <w:delText xml:space="preserve"> </w:delText>
              </w:r>
            </w:del>
            <w:ins w:id="1620" w:author="sam cornet" w:date="2025-03-18T07:00:00Z" w16du:dateUtc="2025-03-18T06:00:00Z">
              <w:r>
                <w:rPr>
                  <w:rFonts w:asciiTheme="minorHAnsi" w:hAnsiTheme="minorHAnsi" w:cstheme="minorHAnsi"/>
                  <w:color w:val="000000"/>
                  <w:sz w:val="18"/>
                  <w:szCs w:val="18"/>
                </w:rPr>
                <w:t> :</w:t>
              </w:r>
            </w:ins>
          </w:p>
          <w:p w14:paraId="2F9450A9" w14:textId="77777777" w:rsidR="008F6CE4" w:rsidRDefault="008F6CE4" w:rsidP="008F6CE4">
            <w:pPr>
              <w:pStyle w:val="NormalWeb"/>
              <w:numPr>
                <w:ilvl w:val="0"/>
                <w:numId w:val="93"/>
              </w:numPr>
              <w:spacing w:before="0" w:beforeAutospacing="0" w:after="0" w:afterAutospacing="0" w:line="276" w:lineRule="auto"/>
              <w:textAlignment w:val="baseline"/>
              <w:rPr>
                <w:ins w:id="1621" w:author="sam cornet" w:date="2025-03-18T07:00:00Z" w16du:dateUtc="2025-03-18T06:00:00Z"/>
                <w:rFonts w:asciiTheme="minorHAnsi" w:hAnsiTheme="minorHAnsi" w:cstheme="minorHAnsi"/>
                <w:color w:val="000000"/>
                <w:sz w:val="18"/>
                <w:szCs w:val="18"/>
              </w:rPr>
            </w:pPr>
            <w:del w:id="1622" w:author="sam cornet" w:date="2025-03-18T07:00:00Z" w16du:dateUtc="2025-03-18T06:00:00Z">
              <w:r w:rsidDel="008F6CE4">
                <w:rPr>
                  <w:rFonts w:asciiTheme="minorHAnsi" w:hAnsiTheme="minorHAnsi" w:cstheme="minorHAnsi"/>
                  <w:color w:val="000000"/>
                  <w:sz w:val="18"/>
                  <w:szCs w:val="18"/>
                </w:rPr>
                <w:delText>(</w:delText>
              </w:r>
            </w:del>
            <w:r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60 min à 60% du VO2max</w:t>
            </w:r>
          </w:p>
          <w:p w14:paraId="15AF207A" w14:textId="7D89A7C1" w:rsidR="008F6CE4" w:rsidRDefault="008F6CE4" w:rsidP="008F6CE4">
            <w:pPr>
              <w:pStyle w:val="NormalWeb"/>
              <w:numPr>
                <w:ilvl w:val="0"/>
                <w:numId w:val="93"/>
              </w:numPr>
              <w:spacing w:before="0" w:beforeAutospacing="0" w:after="0" w:afterAutospacing="0" w:line="276" w:lineRule="auto"/>
              <w:textAlignment w:val="baseline"/>
              <w:rPr>
                <w:ins w:id="1623" w:author="sam cornet" w:date="2025-03-18T07:01:00Z" w16du:dateUtc="2025-03-18T06:01:00Z"/>
                <w:rFonts w:asciiTheme="minorHAnsi" w:hAnsiTheme="minorHAnsi" w:cstheme="minorHAnsi"/>
                <w:color w:val="000000"/>
                <w:sz w:val="18"/>
                <w:szCs w:val="18"/>
              </w:rPr>
            </w:pPr>
            <w:ins w:id="1624" w:author="sam cornet" w:date="2025-03-18T07:00:00Z" w16du:dateUtc="2025-03-18T06:00:00Z">
              <w:r>
                <w:rPr>
                  <w:rFonts w:asciiTheme="minorHAnsi" w:hAnsiTheme="minorHAnsi" w:cstheme="minorHAnsi"/>
                  <w:color w:val="000000"/>
                  <w:sz w:val="18"/>
                  <w:szCs w:val="18"/>
                </w:rPr>
                <w:t>H</w:t>
              </w:r>
            </w:ins>
            <w:del w:id="1625" w:author="sam cornet" w:date="2025-03-18T07:00:00Z" w16du:dateUtc="2025-03-18T06:00:00Z">
              <w:r w:rsidDel="008F6CE4">
                <w:rPr>
                  <w:rFonts w:asciiTheme="minorHAnsi" w:hAnsiTheme="minorHAnsi" w:cstheme="minorHAnsi"/>
                  <w:color w:val="000000"/>
                  <w:sz w:val="18"/>
                  <w:szCs w:val="18"/>
                </w:rPr>
                <w:delText>) : h</w:delText>
              </w:r>
            </w:del>
            <w:r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 xml:space="preserve">ypo-insulinémie avec glycémie constante </w:t>
            </w:r>
          </w:p>
          <w:p w14:paraId="1BFBA153" w14:textId="77777777" w:rsidR="008F6CE4" w:rsidRDefault="008F6CE4">
            <w:pPr>
              <w:pStyle w:val="NormalWeb"/>
              <w:spacing w:before="0" w:beforeAutospacing="0" w:after="0" w:afterAutospacing="0" w:line="276" w:lineRule="auto"/>
              <w:ind w:left="643"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pPrChange w:id="1626" w:author="sam cornet" w:date="2025-03-18T07:01:00Z" w16du:dateUtc="2025-03-18T06:01:00Z">
                <w:pPr>
                  <w:pStyle w:val="NormalWeb"/>
                  <w:numPr>
                    <w:numId w:val="63"/>
                  </w:numPr>
                  <w:spacing w:before="0" w:beforeAutospacing="0" w:after="0" w:afterAutospacing="0"/>
                  <w:ind w:left="360" w:hanging="360"/>
                  <w:textAlignment w:val="baseline"/>
                </w:pPr>
              </w:pPrChange>
            </w:pPr>
          </w:p>
          <w:p w14:paraId="4CCF3AEC" w14:textId="77777777" w:rsidR="008F6CE4" w:rsidRPr="00041BEB" w:rsidRDefault="008F6CE4">
            <w:pPr>
              <w:pStyle w:val="NormalWeb"/>
              <w:numPr>
                <w:ilvl w:val="0"/>
                <w:numId w:val="63"/>
              </w:numPr>
              <w:spacing w:before="0" w:beforeAutospacing="0" w:after="0" w:afterAutospacing="0" w:line="276" w:lineRule="auto"/>
              <w:textAlignment w:val="baseline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  <w:rPrChange w:id="1627" w:author="Lea MINAKIAN" w:date="2025-03-03T18:23:00Z" w16du:dateUtc="2025-03-03T17:23:00Z">
                  <w:rPr>
                    <w:rFonts w:asciiTheme="minorHAnsi" w:hAnsiTheme="minorHAnsi" w:cstheme="minorHAnsi"/>
                    <w:color w:val="000000"/>
                    <w:sz w:val="18"/>
                    <w:szCs w:val="18"/>
                  </w:rPr>
                </w:rPrChange>
              </w:rPr>
              <w:pPrChange w:id="1628" w:author="sam cornet" w:date="2025-03-17T23:05:00Z" w16du:dateUtc="2025-03-17T22:05:00Z">
                <w:pPr>
                  <w:pStyle w:val="NormalWeb"/>
                  <w:numPr>
                    <w:numId w:val="63"/>
                  </w:numPr>
                  <w:spacing w:before="0" w:beforeAutospacing="0" w:after="0" w:afterAutospacing="0"/>
                  <w:ind w:left="360" w:hanging="360"/>
                  <w:textAlignment w:val="baseline"/>
                </w:pPr>
              </w:pPrChange>
            </w:pPr>
            <w:r w:rsidRPr="00041BEB"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  <w:rPrChange w:id="1629" w:author="Lea MINAKIAN" w:date="2025-03-03T18:23:00Z" w16du:dateUtc="2025-03-03T17:23:00Z">
                  <w:rPr>
                    <w:rFonts w:asciiTheme="minorHAnsi" w:hAnsiTheme="minorHAnsi" w:cstheme="minorHAnsi"/>
                    <w:color w:val="000000"/>
                    <w:sz w:val="18"/>
                    <w:szCs w:val="18"/>
                  </w:rPr>
                </w:rPrChange>
              </w:rPr>
              <w:t>Hypo-insulinémie :</w:t>
            </w:r>
          </w:p>
          <w:p w14:paraId="0F3B2504" w14:textId="0228C2FC" w:rsidR="008F6CE4" w:rsidRDefault="008F6CE4">
            <w:pPr>
              <w:pStyle w:val="NormalWeb"/>
              <w:numPr>
                <w:ilvl w:val="0"/>
                <w:numId w:val="68"/>
              </w:numPr>
              <w:spacing w:before="0" w:beforeAutospacing="0" w:after="0" w:afterAutospacing="0" w:line="276" w:lineRule="auto"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pPrChange w:id="1630" w:author="sam cornet" w:date="2025-03-17T23:05:00Z" w16du:dateUtc="2025-03-17T22:05:00Z">
                <w:pPr>
                  <w:pStyle w:val="NormalWeb"/>
                  <w:numPr>
                    <w:numId w:val="68"/>
                  </w:numPr>
                  <w:spacing w:before="0" w:beforeAutospacing="0" w:after="0" w:afterAutospacing="0"/>
                  <w:ind w:left="611" w:hanging="360"/>
                  <w:textAlignment w:val="baseline"/>
                </w:pPr>
              </w:pPrChange>
            </w:pPr>
            <w:r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Évite l’hypoglycémie au cours de l’exercice physique</w:t>
            </w:r>
          </w:p>
          <w:p w14:paraId="4B835DCC" w14:textId="049B8B2C" w:rsidR="008F6CE4" w:rsidRDefault="008F6CE4">
            <w:pPr>
              <w:pStyle w:val="NormalWeb"/>
              <w:numPr>
                <w:ilvl w:val="0"/>
                <w:numId w:val="68"/>
              </w:numPr>
              <w:spacing w:before="0" w:beforeAutospacing="0" w:after="0" w:afterAutospacing="0" w:line="276" w:lineRule="auto"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pPrChange w:id="1631" w:author="sam cornet" w:date="2025-03-17T23:05:00Z" w16du:dateUtc="2025-03-17T22:05:00Z">
                <w:pPr>
                  <w:pStyle w:val="NormalWeb"/>
                  <w:numPr>
                    <w:numId w:val="68"/>
                  </w:numPr>
                  <w:spacing w:before="0" w:beforeAutospacing="0" w:after="0" w:afterAutospacing="0"/>
                  <w:ind w:left="611" w:hanging="360"/>
                  <w:textAlignment w:val="baseline"/>
                </w:pPr>
              </w:pPrChange>
            </w:pPr>
            <w:r w:rsidRPr="008C2F52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 xml:space="preserve">Favorise </w:t>
            </w:r>
            <w:r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la mobilisation du glucose à partir du foie, la néoglucogénèse et la lipolyse</w:t>
            </w:r>
          </w:p>
          <w:p w14:paraId="17980135" w14:textId="3EF4FD87" w:rsidR="008F6CE4" w:rsidRDefault="008F6CE4">
            <w:pPr>
              <w:pStyle w:val="NormalWeb"/>
              <w:numPr>
                <w:ilvl w:val="0"/>
                <w:numId w:val="69"/>
              </w:numPr>
              <w:spacing w:before="0" w:beforeAutospacing="0" w:after="0" w:afterAutospacing="0" w:line="276" w:lineRule="auto"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pPrChange w:id="1632" w:author="sam cornet" w:date="2025-03-17T23:05:00Z" w16du:dateUtc="2025-03-17T22:05:00Z">
                <w:pPr>
                  <w:pStyle w:val="NormalWeb"/>
                  <w:numPr>
                    <w:numId w:val="69"/>
                  </w:numPr>
                  <w:spacing w:before="0" w:beforeAutospacing="0" w:after="0" w:afterAutospacing="0"/>
                  <w:ind w:left="360" w:hanging="360"/>
                  <w:textAlignment w:val="baseline"/>
                </w:pPr>
              </w:pPrChange>
            </w:pPr>
            <w:ins w:id="1633" w:author="sam cornet" w:date="2025-03-18T07:01:00Z" w16du:dateUtc="2025-03-18T06:01:00Z">
              <w:r>
                <w:rPr>
                  <w:rFonts w:asciiTheme="minorHAnsi" w:hAnsiTheme="minorHAnsi" w:cstheme="minorHAnsi"/>
                  <w:color w:val="000000"/>
                  <w:sz w:val="18"/>
                  <w:szCs w:val="18"/>
                </w:rPr>
                <w:t>La d</w:t>
              </w:r>
            </w:ins>
            <w:del w:id="1634" w:author="sam cornet" w:date="2025-03-18T07:01:00Z" w16du:dateUtc="2025-03-18T06:01:00Z">
              <w:r w:rsidDel="008F6CE4">
                <w:rPr>
                  <w:rFonts w:asciiTheme="minorHAnsi" w:hAnsiTheme="minorHAnsi" w:cstheme="minorHAnsi"/>
                  <w:color w:val="000000"/>
                  <w:sz w:val="18"/>
                  <w:szCs w:val="18"/>
                </w:rPr>
                <w:delText>D</w:delText>
              </w:r>
            </w:del>
            <w:r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 xml:space="preserve">iminution de l’insulinémie après ces efforts peut être expliquée par l’augmentation de la concentration des </w:t>
            </w:r>
            <w:r w:rsidRPr="00041BEB"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  <w:rPrChange w:id="1635" w:author="Lea MINAKIAN" w:date="2025-03-03T18:23:00Z" w16du:dateUtc="2025-03-03T17:23:00Z">
                  <w:rPr>
                    <w:rFonts w:asciiTheme="minorHAnsi" w:hAnsiTheme="minorHAnsi" w:cstheme="minorHAnsi"/>
                    <w:color w:val="000000"/>
                    <w:sz w:val="18"/>
                    <w:szCs w:val="18"/>
                  </w:rPr>
                </w:rPrChange>
              </w:rPr>
              <w:t>catécholamines</w:t>
            </w:r>
            <w:r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 xml:space="preserve"> </w:t>
            </w:r>
          </w:p>
          <w:p w14:paraId="20DDB1E1" w14:textId="54257A3B" w:rsidR="008F6CE4" w:rsidRDefault="008F6CE4">
            <w:pPr>
              <w:pStyle w:val="NormalWeb"/>
              <w:numPr>
                <w:ilvl w:val="0"/>
                <w:numId w:val="70"/>
              </w:numPr>
              <w:spacing w:before="0" w:beforeAutospacing="0" w:after="0" w:afterAutospacing="0" w:line="276" w:lineRule="auto"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pPrChange w:id="1636" w:author="sam cornet" w:date="2025-03-17T23:05:00Z" w16du:dateUtc="2025-03-17T22:05:00Z">
                <w:pPr>
                  <w:pStyle w:val="NormalWeb"/>
                  <w:numPr>
                    <w:numId w:val="70"/>
                  </w:numPr>
                  <w:spacing w:before="0" w:beforeAutospacing="0" w:after="0" w:afterAutospacing="0"/>
                  <w:ind w:left="611" w:hanging="360"/>
                  <w:textAlignment w:val="baseline"/>
                </w:pPr>
              </w:pPrChange>
            </w:pPr>
            <w:r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 xml:space="preserve">Effet inhibiteur sur l’activité des cellules </w:t>
            </w:r>
            <w:ins w:id="1637" w:author="sam cornet" w:date="2025-03-18T07:01:00Z" w16du:dateUtc="2025-03-18T06:01:00Z">
              <w:r>
                <w:rPr>
                  <w:rFonts w:asciiTheme="minorHAnsi" w:hAnsiTheme="minorHAnsi" w:cstheme="minorHAnsi"/>
                  <w:color w:val="000000"/>
                  <w:sz w:val="18"/>
                  <w:szCs w:val="18"/>
                </w:rPr>
                <w:sym w:font="Symbol" w:char="F062"/>
              </w:r>
              <w:r>
                <w:rPr>
                  <w:rFonts w:asciiTheme="minorHAnsi" w:hAnsiTheme="minorHAnsi" w:cstheme="minorHAnsi"/>
                  <w:color w:val="000000"/>
                  <w:sz w:val="18"/>
                  <w:szCs w:val="18"/>
                </w:rPr>
                <w:t xml:space="preserve"> </w:t>
              </w:r>
            </w:ins>
            <w:del w:id="1638" w:author="sam cornet" w:date="2025-03-18T07:01:00Z" w16du:dateUtc="2025-03-18T06:01:00Z">
              <w:r w:rsidDel="008F6CE4">
                <w:rPr>
                  <w:rFonts w:asciiTheme="minorHAnsi" w:hAnsiTheme="minorHAnsi" w:cstheme="minorHAnsi"/>
                  <w:color w:val="000000"/>
                  <w:sz w:val="18"/>
                  <w:szCs w:val="18"/>
                </w:rPr>
                <w:delText xml:space="preserve">béta </w:delText>
              </w:r>
            </w:del>
            <w:r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du pancréas</w:t>
            </w:r>
          </w:p>
          <w:p w14:paraId="4495AF8F" w14:textId="72E2DF40" w:rsidR="008F6CE4" w:rsidRDefault="008F6CE4">
            <w:pPr>
              <w:pStyle w:val="NormalWeb"/>
              <w:numPr>
                <w:ilvl w:val="0"/>
                <w:numId w:val="69"/>
              </w:numPr>
              <w:spacing w:before="0" w:beforeAutospacing="0" w:after="0" w:afterAutospacing="0" w:line="276" w:lineRule="auto"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pPrChange w:id="1639" w:author="sam cornet" w:date="2025-03-17T23:05:00Z" w16du:dateUtc="2025-03-17T22:05:00Z">
                <w:pPr>
                  <w:pStyle w:val="NormalWeb"/>
                  <w:numPr>
                    <w:numId w:val="69"/>
                  </w:numPr>
                  <w:spacing w:before="0" w:beforeAutospacing="0" w:after="0" w:afterAutospacing="0"/>
                  <w:ind w:left="360" w:hanging="360"/>
                  <w:textAlignment w:val="baseline"/>
                </w:pPr>
              </w:pPrChange>
            </w:pPr>
            <w:r w:rsidRPr="008F6CE4"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  <w:rPrChange w:id="1640" w:author="sam cornet" w:date="2025-03-18T07:01:00Z" w16du:dateUtc="2025-03-18T06:01:00Z">
                  <w:rPr>
                    <w:rFonts w:asciiTheme="minorHAnsi" w:hAnsiTheme="minorHAnsi" w:cstheme="minorHAnsi"/>
                    <w:color w:val="000000"/>
                    <w:sz w:val="18"/>
                    <w:szCs w:val="18"/>
                  </w:rPr>
                </w:rPrChange>
              </w:rPr>
              <w:t>Contractions musculaires</w:t>
            </w:r>
            <w:r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 xml:space="preserve"> stimulent la pénétration musculaire du glucose indépendamment de l’action de l’insuline</w:t>
            </w:r>
          </w:p>
          <w:p w14:paraId="486C35FE" w14:textId="77777777" w:rsidR="008F6CE4" w:rsidRDefault="008F6CE4" w:rsidP="008F6CE4">
            <w:pPr>
              <w:pStyle w:val="NormalWeb"/>
              <w:spacing w:before="0" w:beforeAutospacing="0" w:after="0" w:afterAutospacing="0" w:line="276" w:lineRule="auto"/>
              <w:jc w:val="center"/>
              <w:textAlignment w:val="baseline"/>
              <w:rPr>
                <w:ins w:id="1641" w:author="sam cornet" w:date="2025-03-18T07:02:00Z" w16du:dateUtc="2025-03-18T06:02:00Z"/>
                <w:rFonts w:asciiTheme="minorHAnsi" w:hAnsiTheme="minorHAnsi" w:cstheme="minorHAnsi"/>
                <w:color w:val="000000"/>
                <w:sz w:val="18"/>
                <w:szCs w:val="18"/>
              </w:rPr>
            </w:pPr>
            <w:ins w:id="1642" w:author="Lea MINAKIAN" w:date="2025-03-03T18:23:00Z" w16du:dateUtc="2025-03-03T17:23:00Z">
              <w:r>
                <w:rPr>
                  <w:rFonts w:asciiTheme="minorHAnsi" w:hAnsiTheme="minorHAnsi" w:cstheme="minorHAnsi"/>
                  <w:noProof/>
                  <w:color w:val="000000"/>
                  <w:sz w:val="18"/>
                  <w:szCs w:val="18"/>
                </w:rPr>
                <w:drawing>
                  <wp:inline distT="0" distB="0" distL="0" distR="0" wp14:anchorId="253AE20C" wp14:editId="3727513F">
                    <wp:extent cx="1822663" cy="1478280"/>
                    <wp:effectExtent l="0" t="0" r="6350" b="0"/>
                    <wp:docPr id="946178839" name="Image 28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946178839" name="Image 946178839"/>
                            <pic:cNvPicPr/>
                          </pic:nvPicPr>
                          <pic:blipFill rotWithShape="1">
                            <a:blip r:embed="rId32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20492" r="21528" b="20751"/>
                            <a:stretch/>
                          </pic:blipFill>
                          <pic:spPr bwMode="auto">
                            <a:xfrm>
                              <a:off x="0" y="0"/>
                              <a:ext cx="1842937" cy="1494723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</a:graphicData>
                    </a:graphic>
                  </wp:inline>
                </w:drawing>
              </w:r>
            </w:ins>
          </w:p>
          <w:p w14:paraId="26F2937C" w14:textId="77777777" w:rsidR="008F6CE4" w:rsidRPr="008F6CE4" w:rsidRDefault="008F6CE4">
            <w:pPr>
              <w:pStyle w:val="NormalWeb"/>
              <w:spacing w:before="0" w:beforeAutospacing="0" w:after="0" w:afterAutospacing="0" w:line="276" w:lineRule="auto"/>
              <w:jc w:val="center"/>
              <w:textAlignment w:val="baseline"/>
              <w:rPr>
                <w:ins w:id="1643" w:author="sam cornet" w:date="2025-03-18T07:02:00Z" w16du:dateUtc="2025-03-18T06:02:00Z"/>
                <w:rFonts w:asciiTheme="minorHAnsi" w:hAnsiTheme="minorHAnsi" w:cstheme="minorHAnsi"/>
                <w:i/>
                <w:iCs/>
                <w:color w:val="000000"/>
                <w:sz w:val="18"/>
                <w:szCs w:val="18"/>
                <w:rPrChange w:id="1644" w:author="sam cornet" w:date="2025-03-18T07:02:00Z" w16du:dateUtc="2025-03-18T06:02:00Z">
                  <w:rPr>
                    <w:ins w:id="1645" w:author="sam cornet" w:date="2025-03-18T07:02:00Z" w16du:dateUtc="2025-03-18T06:02:00Z"/>
                    <w:rFonts w:asciiTheme="minorHAnsi" w:hAnsiTheme="minorHAnsi" w:cstheme="minorHAnsi"/>
                    <w:color w:val="000000"/>
                    <w:sz w:val="18"/>
                    <w:szCs w:val="18"/>
                  </w:rPr>
                </w:rPrChange>
              </w:rPr>
              <w:pPrChange w:id="1646" w:author="sam cornet" w:date="2025-03-18T07:02:00Z" w16du:dateUtc="2025-03-18T06:02:00Z">
                <w:pPr>
                  <w:pStyle w:val="NormalWeb"/>
                  <w:spacing w:line="276" w:lineRule="auto"/>
                  <w:textAlignment w:val="baseline"/>
                </w:pPr>
              </w:pPrChange>
            </w:pPr>
            <w:ins w:id="1647" w:author="sam cornet" w:date="2025-03-18T07:02:00Z" w16du:dateUtc="2025-03-18T06:02:00Z">
              <w:r w:rsidRPr="008F6CE4">
                <w:rPr>
                  <w:rFonts w:asciiTheme="minorHAnsi" w:hAnsiTheme="minorHAnsi" w:cstheme="minorHAnsi"/>
                  <w:i/>
                  <w:iCs/>
                  <w:color w:val="000000"/>
                  <w:sz w:val="18"/>
                  <w:szCs w:val="18"/>
                  <w:rPrChange w:id="1648" w:author="sam cornet" w:date="2025-03-18T07:02:00Z" w16du:dateUtc="2025-03-18T06:02:00Z">
                    <w:rPr>
                      <w:rFonts w:asciiTheme="minorHAnsi" w:hAnsiTheme="minorHAnsi" w:cstheme="minorHAnsi"/>
                      <w:color w:val="000000"/>
                      <w:sz w:val="18"/>
                      <w:szCs w:val="18"/>
                    </w:rPr>
                  </w:rPrChange>
                </w:rPr>
                <w:t>Concentrations plasmatiques de l’insuline après un exercice sous-</w:t>
              </w:r>
            </w:ins>
          </w:p>
          <w:p w14:paraId="336E27DC" w14:textId="4310C4F4" w:rsidR="008F6CE4" w:rsidRPr="008C2F52" w:rsidRDefault="008F6CE4">
            <w:pPr>
              <w:pStyle w:val="NormalWeb"/>
              <w:spacing w:before="0" w:beforeAutospacing="0" w:after="0" w:afterAutospacing="0" w:line="276" w:lineRule="auto"/>
              <w:jc w:val="center"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pPrChange w:id="1649" w:author="sam cornet" w:date="2025-03-18T07:02:00Z" w16du:dateUtc="2025-03-18T06:02:00Z">
                <w:pPr>
                  <w:pStyle w:val="NormalWeb"/>
                  <w:spacing w:before="0" w:beforeAutospacing="0" w:after="0" w:afterAutospacing="0"/>
                  <w:textAlignment w:val="baseline"/>
                </w:pPr>
              </w:pPrChange>
            </w:pPr>
            <w:proofErr w:type="gramStart"/>
            <w:ins w:id="1650" w:author="sam cornet" w:date="2025-03-18T07:02:00Z" w16du:dateUtc="2025-03-18T06:02:00Z">
              <w:r w:rsidRPr="008F6CE4">
                <w:rPr>
                  <w:rFonts w:asciiTheme="minorHAnsi" w:hAnsiTheme="minorHAnsi" w:cstheme="minorHAnsi"/>
                  <w:i/>
                  <w:iCs/>
                  <w:color w:val="000000"/>
                  <w:sz w:val="18"/>
                  <w:szCs w:val="18"/>
                  <w:rPrChange w:id="1651" w:author="sam cornet" w:date="2025-03-18T07:02:00Z" w16du:dateUtc="2025-03-18T06:02:00Z">
                    <w:rPr>
                      <w:rFonts w:asciiTheme="minorHAnsi" w:hAnsiTheme="minorHAnsi" w:cstheme="minorHAnsi"/>
                      <w:color w:val="000000"/>
                      <w:sz w:val="18"/>
                      <w:szCs w:val="18"/>
                    </w:rPr>
                  </w:rPrChange>
                </w:rPr>
                <w:t>maximal</w:t>
              </w:r>
              <w:proofErr w:type="gramEnd"/>
              <w:r w:rsidRPr="008F6CE4">
                <w:rPr>
                  <w:rFonts w:asciiTheme="minorHAnsi" w:hAnsiTheme="minorHAnsi" w:cstheme="minorHAnsi"/>
                  <w:i/>
                  <w:iCs/>
                  <w:color w:val="000000"/>
                  <w:sz w:val="18"/>
                  <w:szCs w:val="18"/>
                  <w:rPrChange w:id="1652" w:author="sam cornet" w:date="2025-03-18T07:02:00Z" w16du:dateUtc="2025-03-18T06:02:00Z">
                    <w:rPr>
                      <w:rFonts w:asciiTheme="minorHAnsi" w:hAnsiTheme="minorHAnsi" w:cstheme="minorHAnsi"/>
                      <w:color w:val="000000"/>
                      <w:sz w:val="18"/>
                      <w:szCs w:val="18"/>
                    </w:rPr>
                  </w:rPrChange>
                </w:rPr>
                <w:t xml:space="preserve"> de 180 min réalisé par des sujets entraînés et non-entraînés</w:t>
              </w:r>
            </w:ins>
          </w:p>
        </w:tc>
      </w:tr>
      <w:tr w:rsidR="008F6CE4" w:rsidRPr="002C1C62" w14:paraId="3CF3650A" w14:textId="77777777" w:rsidTr="007C27E7">
        <w:trPr>
          <w:trHeight w:val="4377"/>
          <w:tblHeader/>
          <w:jc w:val="center"/>
          <w:trPrChange w:id="1653" w:author="sam cornet" w:date="2025-03-18T07:06:00Z" w16du:dateUtc="2025-03-18T06:06:00Z">
            <w:trPr>
              <w:trHeight w:val="1134"/>
              <w:tblHeader/>
              <w:jc w:val="center"/>
            </w:trPr>
          </w:trPrChange>
        </w:trPr>
        <w:tc>
          <w:tcPr>
            <w:tcW w:w="1701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  <w:tcPrChange w:id="1654" w:author="sam cornet" w:date="2025-03-18T07:06:00Z" w16du:dateUtc="2025-03-18T06:06:00Z">
              <w:tcPr>
                <w:tcW w:w="1701" w:type="dxa"/>
                <w:tcBorders>
                  <w:left w:val="single" w:sz="4" w:space="0" w:color="000000"/>
                  <w:bottom w:val="single" w:sz="4" w:space="0" w:color="auto"/>
                  <w:right w:val="single" w:sz="4" w:space="0" w:color="auto"/>
                </w:tcBorders>
                <w:shd w:val="clear" w:color="auto" w:fill="A6A6A6"/>
                <w:vAlign w:val="center"/>
              </w:tcPr>
            </w:tcPrChange>
          </w:tcPr>
          <w:p w14:paraId="15A5205F" w14:textId="5CD7700F" w:rsidR="008F6CE4" w:rsidRPr="002C1C62" w:rsidRDefault="008F6CE4" w:rsidP="008F6CE4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Effets de l’entraînement physique sur l’insuline et le glucagon</w:t>
            </w:r>
          </w:p>
        </w:tc>
        <w:tc>
          <w:tcPr>
            <w:tcW w:w="7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  <w:tcPrChange w:id="1655" w:author="sam cornet" w:date="2025-03-18T07:06:00Z" w16du:dateUtc="2025-03-18T06:06:00Z">
              <w:tcPr>
                <w:tcW w:w="7953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000000"/>
                </w:tcBorders>
                <w:vAlign w:val="center"/>
              </w:tcPr>
            </w:tcPrChange>
          </w:tcPr>
          <w:p w14:paraId="5BED5CC5" w14:textId="50861829" w:rsidR="008F6CE4" w:rsidRDefault="008F6CE4">
            <w:pPr>
              <w:pStyle w:val="Corps"/>
              <w:numPr>
                <w:ilvl w:val="0"/>
                <w:numId w:val="63"/>
              </w:numPr>
              <w:spacing w:line="276" w:lineRule="auto"/>
              <w:rPr>
                <w:rFonts w:asciiTheme="minorHAnsi" w:hAnsiTheme="minorHAnsi" w:cstheme="minorHAnsi"/>
              </w:rPr>
              <w:pPrChange w:id="1656" w:author="sam cornet" w:date="2025-03-17T23:05:00Z" w16du:dateUtc="2025-03-17T22:05:00Z">
                <w:pPr>
                  <w:pStyle w:val="Corps"/>
                  <w:numPr>
                    <w:numId w:val="63"/>
                  </w:numPr>
                  <w:ind w:left="360" w:hanging="360"/>
                </w:pPr>
              </w:pPrChange>
            </w:pPr>
            <w:r>
              <w:rPr>
                <w:rFonts w:asciiTheme="minorHAnsi" w:hAnsiTheme="minorHAnsi" w:cstheme="minorHAnsi"/>
              </w:rPr>
              <w:t xml:space="preserve">Sujets entraînés présentent une </w:t>
            </w:r>
            <w:r w:rsidRPr="008C2F52">
              <w:rPr>
                <w:rFonts w:asciiTheme="minorHAnsi" w:hAnsiTheme="minorHAnsi" w:cstheme="minorHAnsi"/>
                <w:b/>
                <w:bCs/>
              </w:rPr>
              <w:t>hypo-insulinémie</w:t>
            </w:r>
            <w:r>
              <w:rPr>
                <w:rFonts w:asciiTheme="minorHAnsi" w:hAnsiTheme="minorHAnsi" w:cstheme="minorHAnsi"/>
              </w:rPr>
              <w:t xml:space="preserve"> et une </w:t>
            </w:r>
            <w:r w:rsidRPr="008C2F52">
              <w:rPr>
                <w:rFonts w:asciiTheme="minorHAnsi" w:hAnsiTheme="minorHAnsi" w:cstheme="minorHAnsi"/>
                <w:b/>
                <w:bCs/>
              </w:rPr>
              <w:t>hypo-glucagonémie</w:t>
            </w:r>
            <w:r>
              <w:rPr>
                <w:rFonts w:asciiTheme="minorHAnsi" w:hAnsiTheme="minorHAnsi" w:cstheme="minorHAnsi"/>
              </w:rPr>
              <w:t xml:space="preserve"> de repos par rapport aux sujets non-entraînés </w:t>
            </w:r>
          </w:p>
          <w:p w14:paraId="46C80B5E" w14:textId="77777777" w:rsidR="008F6CE4" w:rsidRDefault="008F6CE4" w:rsidP="008F6CE4">
            <w:pPr>
              <w:pStyle w:val="Corps"/>
              <w:numPr>
                <w:ilvl w:val="0"/>
                <w:numId w:val="70"/>
              </w:numPr>
              <w:spacing w:line="276" w:lineRule="auto"/>
              <w:rPr>
                <w:ins w:id="1657" w:author="sam cornet" w:date="2025-03-18T07:05:00Z" w16du:dateUtc="2025-03-18T06:05:00Z"/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Baisse </w:t>
            </w:r>
            <w:ins w:id="1658" w:author="sam cornet" w:date="2025-03-18T07:05:00Z" w16du:dateUtc="2025-03-18T06:05:00Z">
              <w:r>
                <w:rPr>
                  <w:rFonts w:asciiTheme="minorHAnsi" w:hAnsiTheme="minorHAnsi" w:cstheme="minorHAnsi"/>
                </w:rPr>
                <w:t xml:space="preserve">qui </w:t>
              </w:r>
            </w:ins>
            <w:r>
              <w:rPr>
                <w:rFonts w:asciiTheme="minorHAnsi" w:hAnsiTheme="minorHAnsi" w:cstheme="minorHAnsi"/>
              </w:rPr>
              <w:t xml:space="preserve">peut être expliquée par l’augmentation de la sensibilité à l’insuline et du glucagon </w:t>
            </w:r>
          </w:p>
          <w:p w14:paraId="1AD4CF17" w14:textId="214C1196" w:rsidR="008F6CE4" w:rsidRDefault="008F6CE4">
            <w:pPr>
              <w:pStyle w:val="Corps"/>
              <w:numPr>
                <w:ilvl w:val="0"/>
                <w:numId w:val="92"/>
              </w:numPr>
              <w:spacing w:line="276" w:lineRule="auto"/>
              <w:rPr>
                <w:rFonts w:asciiTheme="minorHAnsi" w:hAnsiTheme="minorHAnsi" w:cstheme="minorHAnsi"/>
              </w:rPr>
              <w:pPrChange w:id="1659" w:author="sam cornet" w:date="2025-03-18T07:05:00Z" w16du:dateUtc="2025-03-18T06:05:00Z">
                <w:pPr>
                  <w:pStyle w:val="Corps"/>
                  <w:numPr>
                    <w:numId w:val="63"/>
                  </w:numPr>
                  <w:ind w:left="360" w:hanging="360"/>
                </w:pPr>
              </w:pPrChange>
            </w:pPr>
            <w:ins w:id="1660" w:author="sam cornet" w:date="2025-03-18T07:05:00Z" w16du:dateUtc="2025-03-18T06:05:00Z">
              <w:r>
                <w:rPr>
                  <w:rFonts w:asciiTheme="minorHAnsi" w:hAnsiTheme="minorHAnsi" w:cstheme="minorHAnsi"/>
                </w:rPr>
                <w:t>C</w:t>
              </w:r>
            </w:ins>
            <w:del w:id="1661" w:author="sam cornet" w:date="2025-03-18T07:05:00Z" w16du:dateUtc="2025-03-18T06:05:00Z">
              <w:r w:rsidDel="008F6CE4">
                <w:rPr>
                  <w:rFonts w:asciiTheme="minorHAnsi" w:hAnsiTheme="minorHAnsi" w:cstheme="minorHAnsi"/>
                </w:rPr>
                <w:delText>c</w:delText>
              </w:r>
            </w:del>
            <w:r>
              <w:rPr>
                <w:rFonts w:asciiTheme="minorHAnsi" w:hAnsiTheme="minorHAnsi" w:cstheme="minorHAnsi"/>
              </w:rPr>
              <w:t>rée par l’entraînement</w:t>
            </w:r>
          </w:p>
          <w:p w14:paraId="16E32FA5" w14:textId="1DE39796" w:rsidR="008F6CE4" w:rsidRDefault="008F6CE4">
            <w:pPr>
              <w:pStyle w:val="Corps"/>
              <w:numPr>
                <w:ilvl w:val="0"/>
                <w:numId w:val="77"/>
              </w:numPr>
              <w:spacing w:line="276" w:lineRule="auto"/>
              <w:rPr>
                <w:rFonts w:asciiTheme="minorHAnsi" w:hAnsiTheme="minorHAnsi" w:cstheme="minorHAnsi"/>
              </w:rPr>
              <w:pPrChange w:id="1662" w:author="sam cornet" w:date="2025-03-18T07:06:00Z" w16du:dateUtc="2025-03-18T06:06:00Z">
                <w:pPr>
                  <w:pStyle w:val="Corps"/>
                  <w:numPr>
                    <w:numId w:val="67"/>
                  </w:numPr>
                  <w:ind w:left="643" w:hanging="360"/>
                </w:pPr>
              </w:pPrChange>
            </w:pPr>
            <w:r>
              <w:rPr>
                <w:rFonts w:asciiTheme="minorHAnsi" w:hAnsiTheme="minorHAnsi" w:cstheme="minorHAnsi"/>
              </w:rPr>
              <w:t xml:space="preserve">Il faut moins d’insuline et de glucagon pour assurer la régulation du glucose sanguin après un entraînement qu’avant l’entraînement </w:t>
            </w:r>
          </w:p>
          <w:p w14:paraId="32958BD7" w14:textId="129D1D44" w:rsidR="008F6CE4" w:rsidRDefault="008F6CE4">
            <w:pPr>
              <w:pStyle w:val="Corps"/>
              <w:numPr>
                <w:ilvl w:val="0"/>
                <w:numId w:val="63"/>
              </w:numPr>
              <w:spacing w:line="276" w:lineRule="auto"/>
              <w:rPr>
                <w:rFonts w:asciiTheme="minorHAnsi" w:hAnsiTheme="minorHAnsi" w:cstheme="minorHAnsi"/>
              </w:rPr>
              <w:pPrChange w:id="1663" w:author="sam cornet" w:date="2025-03-17T23:05:00Z" w16du:dateUtc="2025-03-17T22:05:00Z">
                <w:pPr>
                  <w:pStyle w:val="Corps"/>
                  <w:numPr>
                    <w:numId w:val="63"/>
                  </w:numPr>
                  <w:ind w:left="360" w:hanging="360"/>
                </w:pPr>
              </w:pPrChange>
            </w:pPr>
            <w:r>
              <w:rPr>
                <w:rFonts w:asciiTheme="minorHAnsi" w:hAnsiTheme="minorHAnsi" w:cstheme="minorHAnsi"/>
              </w:rPr>
              <w:t xml:space="preserve">Rôle de l’insuline : </w:t>
            </w:r>
            <w:ins w:id="1664" w:author="sam cornet" w:date="2025-03-18T07:06:00Z" w16du:dateUtc="2025-03-18T06:06:00Z">
              <w:r>
                <w:rPr>
                  <w:rFonts w:asciiTheme="minorHAnsi" w:hAnsiTheme="minorHAnsi" w:cstheme="minorHAnsi"/>
                </w:rPr>
                <w:t>F</w:t>
              </w:r>
            </w:ins>
            <w:del w:id="1665" w:author="sam cornet" w:date="2025-03-18T07:06:00Z" w16du:dateUtc="2025-03-18T06:06:00Z">
              <w:r w:rsidDel="008F6CE4">
                <w:rPr>
                  <w:rFonts w:asciiTheme="minorHAnsi" w:hAnsiTheme="minorHAnsi" w:cstheme="minorHAnsi"/>
                </w:rPr>
                <w:delText>f</w:delText>
              </w:r>
            </w:del>
            <w:r>
              <w:rPr>
                <w:rFonts w:asciiTheme="minorHAnsi" w:hAnsiTheme="minorHAnsi" w:cstheme="minorHAnsi"/>
              </w:rPr>
              <w:t>aciliter l’entrée de glucose dans la cellule musculaire</w:t>
            </w:r>
          </w:p>
          <w:p w14:paraId="3643275C" w14:textId="77777777" w:rsidR="008F6CE4" w:rsidRDefault="008F6CE4">
            <w:pPr>
              <w:pStyle w:val="Corps"/>
              <w:numPr>
                <w:ilvl w:val="0"/>
                <w:numId w:val="63"/>
              </w:numPr>
              <w:spacing w:line="276" w:lineRule="auto"/>
              <w:rPr>
                <w:rFonts w:asciiTheme="minorHAnsi" w:hAnsiTheme="minorHAnsi" w:cstheme="minorHAnsi"/>
              </w:rPr>
              <w:pPrChange w:id="1666" w:author="sam cornet" w:date="2025-03-17T23:05:00Z" w16du:dateUtc="2025-03-17T22:05:00Z">
                <w:pPr>
                  <w:pStyle w:val="Corps"/>
                  <w:numPr>
                    <w:numId w:val="63"/>
                  </w:numPr>
                  <w:ind w:left="360" w:hanging="360"/>
                </w:pPr>
              </w:pPrChange>
            </w:pPr>
            <w:r>
              <w:rPr>
                <w:rFonts w:asciiTheme="minorHAnsi" w:hAnsiTheme="minorHAnsi" w:cstheme="minorHAnsi"/>
              </w:rPr>
              <w:t xml:space="preserve">Concentrations de l’insuline diminuent au cours de l’exercice musculaire </w:t>
            </w:r>
          </w:p>
          <w:p w14:paraId="625E2389" w14:textId="021C05E1" w:rsidR="008F6CE4" w:rsidRDefault="008F6CE4">
            <w:pPr>
              <w:pStyle w:val="Corps"/>
              <w:numPr>
                <w:ilvl w:val="0"/>
                <w:numId w:val="66"/>
              </w:numPr>
              <w:spacing w:line="276" w:lineRule="auto"/>
              <w:rPr>
                <w:rFonts w:asciiTheme="minorHAnsi" w:hAnsiTheme="minorHAnsi" w:cstheme="minorHAnsi"/>
              </w:rPr>
              <w:pPrChange w:id="1667" w:author="sam cornet" w:date="2025-03-17T23:05:00Z" w16du:dateUtc="2025-03-17T22:05:00Z">
                <w:pPr>
                  <w:pStyle w:val="Corps"/>
                  <w:numPr>
                    <w:numId w:val="66"/>
                  </w:numPr>
                  <w:ind w:left="611" w:hanging="360"/>
                </w:pPr>
              </w:pPrChange>
            </w:pPr>
            <w:r>
              <w:rPr>
                <w:rFonts w:asciiTheme="minorHAnsi" w:hAnsiTheme="minorHAnsi" w:cstheme="minorHAnsi"/>
              </w:rPr>
              <w:t xml:space="preserve">Dans ces conditions ce sont les concentrations musculaires qui stimulent la pénétration de glucose indépendamment de l’action de l’insuline </w:t>
            </w:r>
          </w:p>
          <w:p w14:paraId="4AFB9826" w14:textId="0E5A676D" w:rsidR="008F6CE4" w:rsidRPr="008C2F52" w:rsidRDefault="008F6CE4">
            <w:pPr>
              <w:pStyle w:val="Corps"/>
              <w:numPr>
                <w:ilvl w:val="0"/>
                <w:numId w:val="63"/>
              </w:numPr>
              <w:spacing w:line="276" w:lineRule="auto"/>
              <w:rPr>
                <w:rFonts w:asciiTheme="minorHAnsi" w:hAnsiTheme="minorHAnsi" w:cstheme="minorHAnsi"/>
                <w:b/>
                <w:bCs/>
              </w:rPr>
              <w:pPrChange w:id="1668" w:author="sam cornet" w:date="2025-03-17T23:05:00Z" w16du:dateUtc="2025-03-17T22:05:00Z">
                <w:pPr>
                  <w:pStyle w:val="Corps"/>
                  <w:numPr>
                    <w:numId w:val="63"/>
                  </w:numPr>
                  <w:ind w:left="360" w:hanging="360"/>
                </w:pPr>
              </w:pPrChange>
            </w:pPr>
            <w:r w:rsidRPr="008C2F52">
              <w:rPr>
                <w:rFonts w:asciiTheme="minorHAnsi" w:hAnsiTheme="minorHAnsi" w:cstheme="minorHAnsi"/>
                <w:b/>
                <w:bCs/>
              </w:rPr>
              <w:t>Diminution de l’insuline :</w:t>
            </w:r>
          </w:p>
          <w:p w14:paraId="77C57D64" w14:textId="550EEE9E" w:rsidR="008F6CE4" w:rsidRDefault="008F6CE4">
            <w:pPr>
              <w:pStyle w:val="Corps"/>
              <w:numPr>
                <w:ilvl w:val="0"/>
                <w:numId w:val="66"/>
              </w:numPr>
              <w:spacing w:line="276" w:lineRule="auto"/>
              <w:rPr>
                <w:rFonts w:asciiTheme="minorHAnsi" w:hAnsiTheme="minorHAnsi" w:cstheme="minorHAnsi"/>
              </w:rPr>
              <w:pPrChange w:id="1669" w:author="sam cornet" w:date="2025-03-17T23:05:00Z" w16du:dateUtc="2025-03-17T22:05:00Z">
                <w:pPr>
                  <w:pStyle w:val="Corps"/>
                  <w:numPr>
                    <w:numId w:val="66"/>
                  </w:numPr>
                  <w:ind w:left="611" w:hanging="360"/>
                </w:pPr>
              </w:pPrChange>
            </w:pPr>
            <w:proofErr w:type="spellStart"/>
            <w:r>
              <w:rPr>
                <w:rFonts w:asciiTheme="minorHAnsi" w:hAnsiTheme="minorHAnsi" w:cstheme="minorHAnsi"/>
              </w:rPr>
              <w:t>Evite</w:t>
            </w:r>
            <w:proofErr w:type="spellEnd"/>
            <w:r>
              <w:rPr>
                <w:rFonts w:asciiTheme="minorHAnsi" w:hAnsiTheme="minorHAnsi" w:cstheme="minorHAnsi"/>
              </w:rPr>
              <w:t xml:space="preserve"> l’hypoglycémie et favorise la lipolyse et dont l’utilisation des acides gras par la cellule</w:t>
            </w:r>
          </w:p>
          <w:p w14:paraId="09424123" w14:textId="77777777" w:rsidR="008F6CE4" w:rsidRPr="008C2F52" w:rsidRDefault="008F6CE4">
            <w:pPr>
              <w:pStyle w:val="Corps"/>
              <w:numPr>
                <w:ilvl w:val="0"/>
                <w:numId w:val="63"/>
              </w:numPr>
              <w:spacing w:line="276" w:lineRule="auto"/>
              <w:rPr>
                <w:rFonts w:asciiTheme="minorHAnsi" w:hAnsiTheme="minorHAnsi" w:cstheme="minorHAnsi"/>
                <w:b/>
                <w:bCs/>
              </w:rPr>
              <w:pPrChange w:id="1670" w:author="sam cornet" w:date="2025-03-17T23:05:00Z" w16du:dateUtc="2025-03-17T22:05:00Z">
                <w:pPr>
                  <w:pStyle w:val="Corps"/>
                  <w:numPr>
                    <w:numId w:val="63"/>
                  </w:numPr>
                  <w:ind w:left="360" w:hanging="360"/>
                </w:pPr>
              </w:pPrChange>
            </w:pPr>
            <w:r w:rsidRPr="008C2F52">
              <w:rPr>
                <w:rFonts w:asciiTheme="minorHAnsi" w:hAnsiTheme="minorHAnsi" w:cstheme="minorHAnsi"/>
                <w:b/>
                <w:bCs/>
              </w:rPr>
              <w:t>L’augmentation de la sécrétion de glucagon :</w:t>
            </w:r>
          </w:p>
          <w:p w14:paraId="245F0C03" w14:textId="77777777" w:rsidR="007C27E7" w:rsidRDefault="008F6CE4" w:rsidP="008F6CE4">
            <w:pPr>
              <w:pStyle w:val="Corps"/>
              <w:numPr>
                <w:ilvl w:val="0"/>
                <w:numId w:val="66"/>
              </w:numPr>
              <w:spacing w:line="276" w:lineRule="auto"/>
              <w:rPr>
                <w:ins w:id="1671" w:author="sam cornet" w:date="2025-03-18T07:06:00Z" w16du:dateUtc="2025-03-18T06:06:00Z"/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Augmente la disponibilité du glucose pour les cellules </w:t>
            </w:r>
          </w:p>
          <w:p w14:paraId="7AD79EC8" w14:textId="13E85358" w:rsidR="008F6CE4" w:rsidRPr="002C1C62" w:rsidRDefault="007C27E7">
            <w:pPr>
              <w:pStyle w:val="Corps"/>
              <w:numPr>
                <w:ilvl w:val="0"/>
                <w:numId w:val="92"/>
              </w:numPr>
              <w:spacing w:line="276" w:lineRule="auto"/>
              <w:rPr>
                <w:rFonts w:asciiTheme="minorHAnsi" w:hAnsiTheme="minorHAnsi" w:cstheme="minorHAnsi"/>
              </w:rPr>
              <w:pPrChange w:id="1672" w:author="sam cornet" w:date="2025-03-18T07:06:00Z" w16du:dateUtc="2025-03-18T06:06:00Z">
                <w:pPr>
                  <w:pStyle w:val="Corps"/>
                  <w:numPr>
                    <w:numId w:val="66"/>
                  </w:numPr>
                  <w:ind w:left="611" w:hanging="360"/>
                </w:pPr>
              </w:pPrChange>
            </w:pPr>
            <w:ins w:id="1673" w:author="sam cornet" w:date="2025-03-18T07:06:00Z" w16du:dateUtc="2025-03-18T06:06:00Z">
              <w:r>
                <w:rPr>
                  <w:rFonts w:asciiTheme="minorHAnsi" w:hAnsiTheme="minorHAnsi" w:cstheme="minorHAnsi"/>
                </w:rPr>
                <w:t>M</w:t>
              </w:r>
            </w:ins>
            <w:del w:id="1674" w:author="sam cornet" w:date="2025-03-18T07:06:00Z" w16du:dateUtc="2025-03-18T06:06:00Z">
              <w:r w:rsidR="008F6CE4" w:rsidDel="007C27E7">
                <w:rPr>
                  <w:rFonts w:asciiTheme="minorHAnsi" w:hAnsiTheme="minorHAnsi" w:cstheme="minorHAnsi"/>
                </w:rPr>
                <w:delText>m</w:delText>
              </w:r>
            </w:del>
            <w:r w:rsidR="008F6CE4">
              <w:rPr>
                <w:rFonts w:asciiTheme="minorHAnsi" w:hAnsiTheme="minorHAnsi" w:cstheme="minorHAnsi"/>
              </w:rPr>
              <w:t xml:space="preserve">aintenant dans le sang une glycémie adéquate permettant de répondre à la demande métabolique </w:t>
            </w:r>
          </w:p>
        </w:tc>
      </w:tr>
    </w:tbl>
    <w:p w14:paraId="7142B32E" w14:textId="77777777" w:rsidR="00F153ED" w:rsidRDefault="00F153ED" w:rsidP="004D4BB6">
      <w:pPr>
        <w:jc w:val="both"/>
        <w:rPr>
          <w:rFonts w:asciiTheme="minorHAnsi" w:hAnsiTheme="minorHAnsi" w:cstheme="minorHAnsi"/>
          <w:color w:val="55519B"/>
        </w:rPr>
      </w:pPr>
    </w:p>
    <w:p w14:paraId="3331C141" w14:textId="77777777" w:rsidR="00F153ED" w:rsidRDefault="00F153ED" w:rsidP="004D4BB6">
      <w:pPr>
        <w:jc w:val="both"/>
        <w:rPr>
          <w:rFonts w:asciiTheme="minorHAnsi" w:hAnsiTheme="minorHAnsi" w:cstheme="minorHAnsi"/>
          <w:color w:val="55519B"/>
        </w:rPr>
      </w:pPr>
    </w:p>
    <w:tbl>
      <w:tblPr>
        <w:tblW w:w="9654" w:type="dxa"/>
        <w:jc w:val="center"/>
        <w:tblLook w:val="04A0" w:firstRow="1" w:lastRow="0" w:firstColumn="1" w:lastColumn="0" w:noHBand="0" w:noVBand="1"/>
      </w:tblPr>
      <w:tblGrid>
        <w:gridCol w:w="1701"/>
        <w:gridCol w:w="7953"/>
        <w:tblGridChange w:id="1675">
          <w:tblGrid>
            <w:gridCol w:w="5"/>
            <w:gridCol w:w="1696"/>
            <w:gridCol w:w="5"/>
            <w:gridCol w:w="7948"/>
            <w:gridCol w:w="5"/>
          </w:tblGrid>
        </w:tblGridChange>
      </w:tblGrid>
      <w:tr w:rsidR="00F153ED" w:rsidRPr="002C1C62" w14:paraId="7F2C1A08" w14:textId="77777777" w:rsidTr="004B69ED">
        <w:trPr>
          <w:trHeight w:val="737"/>
          <w:tblHeader/>
          <w:jc w:val="center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221D3F"/>
            <w:vAlign w:val="center"/>
          </w:tcPr>
          <w:p w14:paraId="5D49F6EA" w14:textId="77777777" w:rsidR="00F153ED" w:rsidRPr="007C27E7" w:rsidRDefault="00F153ED" w:rsidP="004B69ED">
            <w:pPr>
              <w:spacing w:before="120" w:after="120" w:line="240" w:lineRule="auto"/>
              <w:rPr>
                <w:rFonts w:asciiTheme="minorHAnsi" w:hAnsiTheme="minorHAnsi" w:cstheme="minorHAnsi"/>
                <w:b/>
                <w:bCs/>
                <w:i/>
                <w:iCs/>
                <w:color w:val="FFFFFF"/>
                <w:sz w:val="20"/>
                <w:szCs w:val="20"/>
                <w:rPrChange w:id="1676" w:author="sam cornet" w:date="2025-03-18T07:06:00Z" w16du:dateUtc="2025-03-18T06:06:00Z">
                  <w:rPr>
                    <w:rFonts w:asciiTheme="minorHAnsi" w:hAnsiTheme="minorHAnsi" w:cstheme="minorHAnsi"/>
                    <w:i/>
                    <w:iCs/>
                    <w:color w:val="FFFFFF"/>
                    <w:sz w:val="20"/>
                    <w:szCs w:val="20"/>
                  </w:rPr>
                </w:rPrChange>
              </w:rPr>
            </w:pPr>
            <w:r w:rsidRPr="007C27E7">
              <w:rPr>
                <w:rFonts w:asciiTheme="minorHAnsi" w:hAnsiTheme="minorHAnsi" w:cstheme="minorHAnsi"/>
                <w:b/>
                <w:bCs/>
                <w:i/>
                <w:iCs/>
                <w:color w:val="FFFFFF"/>
                <w:sz w:val="20"/>
                <w:szCs w:val="20"/>
                <w:rPrChange w:id="1677" w:author="sam cornet" w:date="2025-03-18T07:06:00Z" w16du:dateUtc="2025-03-18T06:06:00Z">
                  <w:rPr>
                    <w:rFonts w:asciiTheme="minorHAnsi" w:hAnsiTheme="minorHAnsi" w:cstheme="minorHAnsi"/>
                    <w:i/>
                    <w:iCs/>
                    <w:color w:val="FFFFFF"/>
                    <w:sz w:val="20"/>
                    <w:szCs w:val="20"/>
                  </w:rPr>
                </w:rPrChange>
              </w:rPr>
              <w:lastRenderedPageBreak/>
              <w:t>II. Réponses hormonales à l’exercice et à l’entraînement</w:t>
            </w:r>
          </w:p>
        </w:tc>
        <w:tc>
          <w:tcPr>
            <w:tcW w:w="7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4CAADB"/>
            <w:vAlign w:val="center"/>
          </w:tcPr>
          <w:p w14:paraId="79925DF9" w14:textId="20461340" w:rsidR="00F153ED" w:rsidRPr="002C1C62" w:rsidRDefault="00F153ED" w:rsidP="004B69ED">
            <w:pPr>
              <w:spacing w:line="240" w:lineRule="auto"/>
              <w:rPr>
                <w:rFonts w:asciiTheme="minorHAnsi" w:hAnsiTheme="minorHAnsi" w:cstheme="minorHAnsi"/>
                <w:b/>
                <w:bCs/>
                <w:color w:val="F2F2F2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noProof/>
                <w:color w:val="FFFFFF"/>
                <w:sz w:val="24"/>
                <w:szCs w:val="24"/>
              </w:rPr>
              <w:t>La testostérone</w:t>
            </w:r>
          </w:p>
        </w:tc>
      </w:tr>
      <w:tr w:rsidR="00316E98" w:rsidRPr="002C1C62" w14:paraId="76F2176D" w14:textId="77777777" w:rsidTr="007C27E7">
        <w:tblPrEx>
          <w:tblW w:w="9654" w:type="dxa"/>
          <w:jc w:val="center"/>
          <w:tblPrExChange w:id="1678" w:author="sam cornet" w:date="2025-03-18T07:08:00Z" w16du:dateUtc="2025-03-18T06:08:00Z">
            <w:tblPrEx>
              <w:tblW w:w="9654" w:type="dxa"/>
              <w:jc w:val="center"/>
            </w:tblPrEx>
          </w:tblPrExChange>
        </w:tblPrEx>
        <w:trPr>
          <w:trHeight w:val="3301"/>
          <w:tblHeader/>
          <w:jc w:val="center"/>
          <w:trPrChange w:id="1679" w:author="sam cornet" w:date="2025-03-18T07:08:00Z" w16du:dateUtc="2025-03-18T06:08:00Z">
            <w:trPr>
              <w:gridAfter w:val="0"/>
              <w:trHeight w:val="1134"/>
              <w:tblHeader/>
              <w:jc w:val="center"/>
            </w:trPr>
          </w:trPrChange>
        </w:trPr>
        <w:tc>
          <w:tcPr>
            <w:tcW w:w="1701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  <w:tcPrChange w:id="1680" w:author="sam cornet" w:date="2025-03-18T07:08:00Z" w16du:dateUtc="2025-03-18T06:08:00Z">
              <w:tcPr>
                <w:tcW w:w="1701" w:type="dxa"/>
                <w:gridSpan w:val="2"/>
                <w:tcBorders>
                  <w:left w:val="single" w:sz="4" w:space="0" w:color="000000"/>
                  <w:bottom w:val="single" w:sz="4" w:space="0" w:color="auto"/>
                  <w:right w:val="single" w:sz="4" w:space="0" w:color="auto"/>
                </w:tcBorders>
                <w:shd w:val="clear" w:color="auto" w:fill="A6A6A6"/>
                <w:vAlign w:val="center"/>
              </w:tcPr>
            </w:tcPrChange>
          </w:tcPr>
          <w:p w14:paraId="0DC82209" w14:textId="5D53E648" w:rsidR="00316E98" w:rsidRDefault="00316E98" w:rsidP="004B69ED">
            <w:pPr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 xml:space="preserve">Généralités </w:t>
            </w:r>
          </w:p>
        </w:tc>
        <w:tc>
          <w:tcPr>
            <w:tcW w:w="7953" w:type="dxa"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  <w:tcPrChange w:id="1681" w:author="sam cornet" w:date="2025-03-18T07:08:00Z" w16du:dateUtc="2025-03-18T06:08:00Z">
              <w:tcPr>
                <w:tcW w:w="7953" w:type="dxa"/>
                <w:gridSpan w:val="2"/>
                <w:tcBorders>
                  <w:left w:val="single" w:sz="4" w:space="0" w:color="auto"/>
                  <w:bottom w:val="single" w:sz="4" w:space="0" w:color="auto"/>
                  <w:right w:val="single" w:sz="4" w:space="0" w:color="000000"/>
                </w:tcBorders>
                <w:vAlign w:val="center"/>
              </w:tcPr>
            </w:tcPrChange>
          </w:tcPr>
          <w:p w14:paraId="47EF958D" w14:textId="77777777" w:rsidR="00316E98" w:rsidRPr="008C2F52" w:rsidRDefault="00316E98">
            <w:pPr>
              <w:pStyle w:val="NormalWeb"/>
              <w:numPr>
                <w:ilvl w:val="0"/>
                <w:numId w:val="37"/>
              </w:numPr>
              <w:spacing w:before="0" w:beforeAutospacing="0" w:after="0" w:afterAutospacing="0" w:line="276" w:lineRule="auto"/>
              <w:textAlignment w:val="baseline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  <w:pPrChange w:id="1682" w:author="sam cornet" w:date="2025-03-18T07:07:00Z" w16du:dateUtc="2025-03-18T06:07:00Z">
                <w:pPr>
                  <w:pStyle w:val="NormalWeb"/>
                  <w:numPr>
                    <w:numId w:val="37"/>
                  </w:numPr>
                  <w:spacing w:before="0" w:beforeAutospacing="0" w:after="0" w:afterAutospacing="0"/>
                  <w:ind w:left="360" w:hanging="360"/>
                  <w:textAlignment w:val="baseline"/>
                </w:pPr>
              </w:pPrChange>
            </w:pPr>
            <w:r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 xml:space="preserve">Au niveau du testicule, la synthèse de testostérone est sous contrôle hypophysaire de </w:t>
            </w:r>
            <w:r w:rsidRPr="008C2F52"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  <w:t>l’hormone lutéinique LH</w:t>
            </w:r>
          </w:p>
          <w:p w14:paraId="018D1BC1" w14:textId="77777777" w:rsidR="007C27E7" w:rsidRDefault="00316E98" w:rsidP="007C27E7">
            <w:pPr>
              <w:pStyle w:val="NormalWeb"/>
              <w:numPr>
                <w:ilvl w:val="0"/>
                <w:numId w:val="41"/>
              </w:numPr>
              <w:spacing w:before="0" w:beforeAutospacing="0" w:after="0" w:afterAutospacing="0" w:line="276" w:lineRule="auto"/>
              <w:textAlignment w:val="baseline"/>
              <w:rPr>
                <w:ins w:id="1683" w:author="sam cornet" w:date="2025-03-18T07:07:00Z" w16du:dateUtc="2025-03-18T06:07:00Z"/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 xml:space="preserve">LH contrôlée par la sécrétion hypothalamique </w:t>
            </w:r>
            <w:r w:rsidR="008C2F52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pulsatile</w:t>
            </w:r>
            <w:r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 xml:space="preserve"> de la </w:t>
            </w:r>
            <w:proofErr w:type="spellStart"/>
            <w:ins w:id="1684" w:author="sam cornet" w:date="2025-03-18T07:07:00Z" w16du:dateUtc="2025-03-18T06:07:00Z">
              <w:r w:rsidR="007C27E7">
                <w:rPr>
                  <w:rFonts w:asciiTheme="minorHAnsi" w:hAnsiTheme="minorHAnsi" w:cstheme="minorHAnsi"/>
                  <w:color w:val="000000"/>
                  <w:sz w:val="18"/>
                  <w:szCs w:val="18"/>
                </w:rPr>
                <w:t>Gn</w:t>
              </w:r>
              <w:proofErr w:type="spellEnd"/>
              <w:r w:rsidR="007C27E7">
                <w:rPr>
                  <w:rFonts w:asciiTheme="minorHAnsi" w:hAnsiTheme="minorHAnsi" w:cstheme="minorHAnsi"/>
                  <w:color w:val="000000"/>
                  <w:sz w:val="18"/>
                  <w:szCs w:val="18"/>
                </w:rPr>
                <w:t xml:space="preserve">-RH </w:t>
              </w:r>
            </w:ins>
          </w:p>
          <w:p w14:paraId="5394D468" w14:textId="413FCF0F" w:rsidR="00316E98" w:rsidRDefault="007C27E7">
            <w:pPr>
              <w:pStyle w:val="NormalWeb"/>
              <w:numPr>
                <w:ilvl w:val="0"/>
                <w:numId w:val="92"/>
              </w:numPr>
              <w:spacing w:before="0" w:beforeAutospacing="0" w:after="0" w:afterAutospacing="0" w:line="276" w:lineRule="auto"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pPrChange w:id="1685" w:author="sam cornet" w:date="2025-03-18T07:07:00Z" w16du:dateUtc="2025-03-18T06:07:00Z">
                <w:pPr>
                  <w:pStyle w:val="NormalWeb"/>
                  <w:numPr>
                    <w:numId w:val="41"/>
                  </w:numPr>
                  <w:spacing w:before="0" w:beforeAutospacing="0" w:after="0" w:afterAutospacing="0"/>
                  <w:ind w:left="750" w:hanging="360"/>
                  <w:textAlignment w:val="baseline"/>
                </w:pPr>
              </w:pPrChange>
            </w:pPr>
            <w:ins w:id="1686" w:author="sam cornet" w:date="2025-03-18T07:07:00Z" w16du:dateUtc="2025-03-18T06:07:00Z">
              <w:r>
                <w:rPr>
                  <w:rFonts w:asciiTheme="minorHAnsi" w:hAnsiTheme="minorHAnsi" w:cstheme="minorHAnsi"/>
                  <w:color w:val="000000"/>
                  <w:sz w:val="18"/>
                  <w:szCs w:val="18"/>
                </w:rPr>
                <w:t xml:space="preserve">= </w:t>
              </w:r>
            </w:ins>
            <w:proofErr w:type="spellStart"/>
            <w:r w:rsidR="00316E98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Gonadotropin</w:t>
            </w:r>
            <w:proofErr w:type="spellEnd"/>
            <w:r w:rsidR="00316E98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-Releasing Hormone</w:t>
            </w:r>
            <w:del w:id="1687" w:author="sam cornet" w:date="2025-03-18T07:07:00Z" w16du:dateUtc="2025-03-18T06:07:00Z">
              <w:r w:rsidR="00316E98" w:rsidDel="007C27E7">
                <w:rPr>
                  <w:rFonts w:asciiTheme="minorHAnsi" w:hAnsiTheme="minorHAnsi" w:cstheme="minorHAnsi"/>
                  <w:color w:val="000000"/>
                  <w:sz w:val="18"/>
                  <w:szCs w:val="18"/>
                </w:rPr>
                <w:delText xml:space="preserve"> (Gn-RH)</w:delText>
              </w:r>
            </w:del>
          </w:p>
          <w:p w14:paraId="4EF63F63" w14:textId="77777777" w:rsidR="00316E98" w:rsidRDefault="00316E98">
            <w:pPr>
              <w:pStyle w:val="NormalWeb"/>
              <w:numPr>
                <w:ilvl w:val="0"/>
                <w:numId w:val="37"/>
              </w:numPr>
              <w:spacing w:before="0" w:beforeAutospacing="0" w:after="0" w:afterAutospacing="0" w:line="276" w:lineRule="auto"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pPrChange w:id="1688" w:author="sam cornet" w:date="2025-03-18T07:07:00Z" w16du:dateUtc="2025-03-18T06:07:00Z">
                <w:pPr>
                  <w:pStyle w:val="NormalWeb"/>
                  <w:numPr>
                    <w:numId w:val="37"/>
                  </w:numPr>
                  <w:spacing w:before="0" w:beforeAutospacing="0" w:after="0" w:afterAutospacing="0"/>
                  <w:ind w:left="360" w:hanging="360"/>
                  <w:textAlignment w:val="baseline"/>
                </w:pPr>
              </w:pPrChange>
            </w:pPr>
            <w:r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 xml:space="preserve">La </w:t>
            </w:r>
            <w:r w:rsidRPr="008C2F52"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  <w:t>testostérone</w:t>
            </w:r>
            <w:r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 xml:space="preserve"> favorise : </w:t>
            </w:r>
          </w:p>
          <w:p w14:paraId="40FA0755" w14:textId="77777777" w:rsidR="00316E98" w:rsidRPr="00316E98" w:rsidRDefault="00316E98">
            <w:pPr>
              <w:pStyle w:val="NormalWeb"/>
              <w:numPr>
                <w:ilvl w:val="0"/>
                <w:numId w:val="40"/>
              </w:numPr>
              <w:spacing w:before="0" w:beforeAutospacing="0" w:after="0" w:afterAutospacing="0" w:line="276" w:lineRule="auto"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pPrChange w:id="1689" w:author="sam cornet" w:date="2025-03-18T07:07:00Z" w16du:dateUtc="2025-03-18T06:07:00Z">
                <w:pPr>
                  <w:pStyle w:val="NormalWeb"/>
                  <w:numPr>
                    <w:numId w:val="40"/>
                  </w:numPr>
                  <w:spacing w:before="0" w:beforeAutospacing="0" w:after="0" w:afterAutospacing="0"/>
                  <w:ind w:left="785" w:hanging="360"/>
                  <w:textAlignment w:val="baseline"/>
                </w:pPr>
              </w:pPrChange>
            </w:pPr>
            <w:r w:rsidRPr="00316E98">
              <w:rPr>
                <w:rFonts w:asciiTheme="minorHAnsi" w:hAnsiTheme="minorHAnsi" w:cstheme="minorHAnsi"/>
                <w:sz w:val="18"/>
                <w:szCs w:val="11"/>
              </w:rPr>
              <w:t>L’apparition des caractères sexuels masculins secondaires et la spermatogenèse</w:t>
            </w:r>
          </w:p>
          <w:p w14:paraId="27E2691D" w14:textId="7C5F46C1" w:rsidR="00316E98" w:rsidRPr="00316E98" w:rsidRDefault="00316E98">
            <w:pPr>
              <w:pStyle w:val="NormalWeb"/>
              <w:numPr>
                <w:ilvl w:val="0"/>
                <w:numId w:val="40"/>
              </w:numPr>
              <w:spacing w:before="0" w:beforeAutospacing="0" w:after="0" w:afterAutospacing="0" w:line="276" w:lineRule="auto"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pPrChange w:id="1690" w:author="sam cornet" w:date="2025-03-18T07:07:00Z" w16du:dateUtc="2025-03-18T06:07:00Z">
                <w:pPr>
                  <w:pStyle w:val="NormalWeb"/>
                  <w:numPr>
                    <w:numId w:val="40"/>
                  </w:numPr>
                  <w:spacing w:before="0" w:beforeAutospacing="0" w:after="0" w:afterAutospacing="0"/>
                  <w:ind w:left="785" w:hanging="360"/>
                  <w:textAlignment w:val="baseline"/>
                </w:pPr>
              </w:pPrChange>
            </w:pPr>
            <w:r w:rsidRPr="00316E98">
              <w:rPr>
                <w:rFonts w:asciiTheme="minorHAnsi" w:hAnsiTheme="minorHAnsi" w:cstheme="minorHAnsi"/>
                <w:sz w:val="18"/>
                <w:szCs w:val="18"/>
              </w:rPr>
              <w:t>La croissance, le développement et la maturation du système squelettique masculin</w:t>
            </w:r>
          </w:p>
          <w:p w14:paraId="30841A9E" w14:textId="68721A13" w:rsidR="00316E98" w:rsidRPr="00316E98" w:rsidRDefault="00316E98">
            <w:pPr>
              <w:pStyle w:val="NormalWeb"/>
              <w:numPr>
                <w:ilvl w:val="0"/>
                <w:numId w:val="40"/>
              </w:numPr>
              <w:spacing w:before="0" w:beforeAutospacing="0" w:after="0" w:afterAutospacing="0" w:line="276" w:lineRule="auto"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pPrChange w:id="1691" w:author="sam cornet" w:date="2025-03-18T07:07:00Z" w16du:dateUtc="2025-03-18T06:07:00Z">
                <w:pPr>
                  <w:pStyle w:val="NormalWeb"/>
                  <w:numPr>
                    <w:numId w:val="40"/>
                  </w:numPr>
                  <w:spacing w:before="0" w:beforeAutospacing="0" w:after="0" w:afterAutospacing="0"/>
                  <w:ind w:left="785" w:hanging="360"/>
                  <w:textAlignment w:val="baseline"/>
                </w:pPr>
              </w:pPrChange>
            </w:pPr>
            <w:r w:rsidRPr="00316E98">
              <w:rPr>
                <w:rFonts w:asciiTheme="minorHAnsi" w:hAnsiTheme="minorHAnsi" w:cstheme="minorHAnsi"/>
                <w:sz w:val="18"/>
                <w:szCs w:val="18"/>
              </w:rPr>
              <w:t>La croissance du muscle squelettique et développement de la force musculaire</w:t>
            </w:r>
          </w:p>
          <w:p w14:paraId="07C4F346" w14:textId="385322FD" w:rsidR="00316E98" w:rsidRPr="00316E98" w:rsidRDefault="00316E98">
            <w:pPr>
              <w:pStyle w:val="NormalWeb"/>
              <w:numPr>
                <w:ilvl w:val="0"/>
                <w:numId w:val="40"/>
              </w:numPr>
              <w:spacing w:before="0" w:beforeAutospacing="0" w:after="0" w:afterAutospacing="0" w:line="276" w:lineRule="auto"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pPrChange w:id="1692" w:author="sam cornet" w:date="2025-03-18T07:07:00Z" w16du:dateUtc="2025-03-18T06:07:00Z">
                <w:pPr>
                  <w:pStyle w:val="NormalWeb"/>
                  <w:numPr>
                    <w:numId w:val="40"/>
                  </w:numPr>
                  <w:spacing w:before="0" w:beforeAutospacing="0" w:after="0" w:afterAutospacing="0"/>
                  <w:ind w:left="785" w:hanging="360"/>
                  <w:textAlignment w:val="baseline"/>
                </w:pPr>
              </w:pPrChange>
            </w:pPr>
            <w:r w:rsidRPr="00316E98">
              <w:rPr>
                <w:rFonts w:asciiTheme="minorHAnsi" w:hAnsiTheme="minorHAnsi" w:cstheme="minorHAnsi"/>
                <w:sz w:val="18"/>
                <w:szCs w:val="18"/>
              </w:rPr>
              <w:t>La différence inter sexes d'aptitude physique</w:t>
            </w:r>
          </w:p>
          <w:p w14:paraId="220474A3" w14:textId="77777777" w:rsidR="007C27E7" w:rsidRPr="007C27E7" w:rsidRDefault="00316E98" w:rsidP="007C27E7">
            <w:pPr>
              <w:pStyle w:val="NormalWeb"/>
              <w:numPr>
                <w:ilvl w:val="0"/>
                <w:numId w:val="40"/>
              </w:numPr>
              <w:spacing w:before="0" w:beforeAutospacing="0" w:after="0" w:afterAutospacing="0" w:line="276" w:lineRule="auto"/>
              <w:textAlignment w:val="baseline"/>
              <w:rPr>
                <w:ins w:id="1693" w:author="sam cornet" w:date="2025-03-18T07:07:00Z" w16du:dateUtc="2025-03-18T06:07:00Z"/>
                <w:rFonts w:asciiTheme="minorHAnsi" w:hAnsiTheme="minorHAnsi" w:cstheme="minorHAnsi"/>
                <w:color w:val="000000"/>
                <w:sz w:val="18"/>
                <w:szCs w:val="18"/>
                <w:rPrChange w:id="1694" w:author="sam cornet" w:date="2025-03-18T07:07:00Z" w16du:dateUtc="2025-03-18T06:07:00Z">
                  <w:rPr>
                    <w:ins w:id="1695" w:author="sam cornet" w:date="2025-03-18T07:07:00Z" w16du:dateUtc="2025-03-18T06:07:00Z"/>
                    <w:rFonts w:asciiTheme="minorHAnsi" w:hAnsiTheme="minorHAnsi" w:cstheme="minorHAnsi"/>
                    <w:sz w:val="18"/>
                    <w:szCs w:val="18"/>
                  </w:rPr>
                </w:rPrChange>
              </w:rPr>
            </w:pPr>
            <w:r w:rsidRPr="00316E98">
              <w:rPr>
                <w:rFonts w:asciiTheme="minorHAnsi" w:hAnsiTheme="minorHAnsi" w:cstheme="minorHAnsi"/>
                <w:sz w:val="18"/>
                <w:szCs w:val="18"/>
              </w:rPr>
              <w:t xml:space="preserve">L’anabolisme : </w:t>
            </w:r>
          </w:p>
          <w:p w14:paraId="696E68A4" w14:textId="77777777" w:rsidR="007C27E7" w:rsidRDefault="007C27E7">
            <w:pPr>
              <w:pStyle w:val="NormalWeb"/>
              <w:numPr>
                <w:ilvl w:val="0"/>
                <w:numId w:val="92"/>
              </w:numPr>
              <w:spacing w:before="0" w:beforeAutospacing="0" w:after="0" w:afterAutospacing="0" w:line="276" w:lineRule="auto"/>
              <w:textAlignment w:val="baseline"/>
              <w:rPr>
                <w:ins w:id="1696" w:author="sam cornet" w:date="2025-03-18T07:08:00Z" w16du:dateUtc="2025-03-18T06:08:00Z"/>
                <w:rFonts w:asciiTheme="minorHAnsi" w:hAnsiTheme="minorHAnsi" w:cstheme="minorHAnsi"/>
                <w:sz w:val="18"/>
                <w:szCs w:val="18"/>
              </w:rPr>
              <w:pPrChange w:id="1697" w:author="sam cornet" w:date="2025-03-18T07:08:00Z" w16du:dateUtc="2025-03-18T06:08:00Z">
                <w:pPr>
                  <w:pStyle w:val="NormalWeb"/>
                  <w:spacing w:before="0" w:beforeAutospacing="0" w:after="0" w:afterAutospacing="0" w:line="276" w:lineRule="auto"/>
                  <w:ind w:left="425"/>
                  <w:textAlignment w:val="baseline"/>
                </w:pPr>
              </w:pPrChange>
            </w:pPr>
            <w:ins w:id="1698" w:author="sam cornet" w:date="2025-03-18T07:07:00Z" w16du:dateUtc="2025-03-18T06:07:00Z">
              <w:r>
                <w:rPr>
                  <w:rFonts w:asciiTheme="minorHAnsi" w:hAnsiTheme="minorHAnsi" w:cstheme="minorHAnsi"/>
                  <w:sz w:val="18"/>
                  <w:szCs w:val="18"/>
                </w:rPr>
                <w:t>R</w:t>
              </w:r>
            </w:ins>
            <w:del w:id="1699" w:author="sam cornet" w:date="2025-03-18T07:07:00Z" w16du:dateUtc="2025-03-18T06:07:00Z">
              <w:r w:rsidR="00316E98" w:rsidRPr="00316E98" w:rsidDel="007C27E7">
                <w:rPr>
                  <w:rFonts w:asciiTheme="minorHAnsi" w:hAnsiTheme="minorHAnsi" w:cstheme="minorHAnsi"/>
                  <w:sz w:val="18"/>
                  <w:szCs w:val="18"/>
                </w:rPr>
                <w:delText>r</w:delText>
              </w:r>
            </w:del>
            <w:r w:rsidR="00316E98" w:rsidRPr="00316E98">
              <w:rPr>
                <w:rFonts w:asciiTheme="minorHAnsi" w:hAnsiTheme="minorHAnsi" w:cstheme="minorHAnsi"/>
                <w:sz w:val="18"/>
                <w:szCs w:val="18"/>
              </w:rPr>
              <w:t>étention des protéines dans le muscle et de l'hypertrophie musculaire</w:t>
            </w:r>
          </w:p>
          <w:p w14:paraId="256E03F4" w14:textId="0F45477A" w:rsidR="00316E98" w:rsidRPr="00316E98" w:rsidDel="007C27E7" w:rsidRDefault="007C27E7">
            <w:pPr>
              <w:pStyle w:val="NormalWeb"/>
              <w:numPr>
                <w:ilvl w:val="0"/>
                <w:numId w:val="77"/>
              </w:numPr>
              <w:spacing w:before="0" w:beforeAutospacing="0" w:after="0" w:afterAutospacing="0" w:line="276" w:lineRule="auto"/>
              <w:textAlignment w:val="baseline"/>
              <w:rPr>
                <w:del w:id="1700" w:author="sam cornet" w:date="2025-03-18T07:06:00Z" w16du:dateUtc="2025-03-18T06:06:00Z"/>
                <w:rFonts w:asciiTheme="minorHAnsi" w:hAnsiTheme="minorHAnsi" w:cstheme="minorHAnsi"/>
                <w:color w:val="000000"/>
                <w:sz w:val="18"/>
                <w:szCs w:val="18"/>
              </w:rPr>
              <w:pPrChange w:id="1701" w:author="sam cornet" w:date="2025-03-18T07:08:00Z" w16du:dateUtc="2025-03-18T06:08:00Z">
                <w:pPr>
                  <w:pStyle w:val="NormalWeb"/>
                  <w:numPr>
                    <w:numId w:val="40"/>
                  </w:numPr>
                  <w:spacing w:before="0" w:beforeAutospacing="0" w:after="0" w:afterAutospacing="0"/>
                  <w:ind w:left="785" w:hanging="360"/>
                  <w:textAlignment w:val="baseline"/>
                </w:pPr>
              </w:pPrChange>
            </w:pPr>
            <w:ins w:id="1702" w:author="sam cornet" w:date="2025-03-18T07:08:00Z" w16du:dateUtc="2025-03-18T06:08:00Z">
              <w:r>
                <w:rPr>
                  <w:rFonts w:asciiTheme="minorHAnsi" w:hAnsiTheme="minorHAnsi" w:cstheme="minorHAnsi"/>
                  <w:sz w:val="18"/>
                  <w:szCs w:val="18"/>
                </w:rPr>
                <w:t>E</w:t>
              </w:r>
            </w:ins>
            <w:del w:id="1703" w:author="sam cornet" w:date="2025-03-18T07:08:00Z" w16du:dateUtc="2025-03-18T06:08:00Z">
              <w:r w:rsidR="00316E98" w:rsidRPr="00316E98" w:rsidDel="007C27E7">
                <w:rPr>
                  <w:rFonts w:asciiTheme="minorHAnsi" w:hAnsiTheme="minorHAnsi" w:cstheme="minorHAnsi"/>
                  <w:sz w:val="18"/>
                  <w:szCs w:val="18"/>
                </w:rPr>
                <w:delText>, e</w:delText>
              </w:r>
            </w:del>
            <w:r w:rsidR="00316E98" w:rsidRPr="00316E98">
              <w:rPr>
                <w:rFonts w:asciiTheme="minorHAnsi" w:hAnsiTheme="minorHAnsi" w:cstheme="minorHAnsi"/>
                <w:sz w:val="18"/>
                <w:szCs w:val="18"/>
              </w:rPr>
              <w:t>n réponse à un entraînement de force</w:t>
            </w:r>
          </w:p>
          <w:p w14:paraId="51CE6B2A" w14:textId="1145290C" w:rsidR="00316E98" w:rsidRPr="007C27E7" w:rsidRDefault="00316E98">
            <w:pPr>
              <w:pStyle w:val="NormalWeb"/>
              <w:numPr>
                <w:ilvl w:val="0"/>
                <w:numId w:val="77"/>
              </w:numPr>
              <w:spacing w:before="0" w:beforeAutospacing="0" w:after="0" w:afterAutospacing="0" w:line="276" w:lineRule="auto"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pPrChange w:id="1704" w:author="sam cornet" w:date="2025-03-18T07:08:00Z" w16du:dateUtc="2025-03-18T06:08:00Z">
                <w:pPr>
                  <w:pStyle w:val="NormalWeb"/>
                  <w:spacing w:before="0" w:beforeAutospacing="0" w:after="0" w:afterAutospacing="0"/>
                  <w:textAlignment w:val="baseline"/>
                </w:pPr>
              </w:pPrChange>
            </w:pPr>
          </w:p>
        </w:tc>
      </w:tr>
      <w:tr w:rsidR="00F153ED" w:rsidRPr="002C1C62" w14:paraId="68E134C9" w14:textId="77777777" w:rsidTr="007C27E7">
        <w:tblPrEx>
          <w:tblW w:w="9654" w:type="dxa"/>
          <w:jc w:val="center"/>
          <w:tblPrExChange w:id="1705" w:author="sam cornet" w:date="2025-03-18T07:10:00Z" w16du:dateUtc="2025-03-18T06:10:00Z">
            <w:tblPrEx>
              <w:tblW w:w="9654" w:type="dxa"/>
              <w:jc w:val="center"/>
            </w:tblPrEx>
          </w:tblPrExChange>
        </w:tblPrEx>
        <w:trPr>
          <w:trHeight w:val="5375"/>
          <w:tblHeader/>
          <w:jc w:val="center"/>
          <w:trPrChange w:id="1706" w:author="sam cornet" w:date="2025-03-18T07:10:00Z" w16du:dateUtc="2025-03-18T06:10:00Z">
            <w:trPr>
              <w:gridAfter w:val="0"/>
              <w:trHeight w:val="1134"/>
              <w:tblHeader/>
              <w:jc w:val="center"/>
            </w:trPr>
          </w:trPrChange>
        </w:trPr>
        <w:tc>
          <w:tcPr>
            <w:tcW w:w="1701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  <w:tcPrChange w:id="1707" w:author="sam cornet" w:date="2025-03-18T07:10:00Z" w16du:dateUtc="2025-03-18T06:10:00Z">
              <w:tcPr>
                <w:tcW w:w="1701" w:type="dxa"/>
                <w:gridSpan w:val="2"/>
                <w:tcBorders>
                  <w:left w:val="single" w:sz="4" w:space="0" w:color="000000"/>
                  <w:bottom w:val="single" w:sz="4" w:space="0" w:color="auto"/>
                  <w:right w:val="single" w:sz="4" w:space="0" w:color="auto"/>
                </w:tcBorders>
                <w:shd w:val="clear" w:color="auto" w:fill="A6A6A6"/>
                <w:vAlign w:val="center"/>
              </w:tcPr>
            </w:tcPrChange>
          </w:tcPr>
          <w:p w14:paraId="59EF996B" w14:textId="1B587ACC" w:rsidR="00F153ED" w:rsidRPr="002C1C62" w:rsidRDefault="00F153ED" w:rsidP="004B69ED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Effets de l’exercice musculaire sur la testostérone</w:t>
            </w:r>
          </w:p>
        </w:tc>
        <w:tc>
          <w:tcPr>
            <w:tcW w:w="7953" w:type="dxa"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  <w:tcPrChange w:id="1708" w:author="sam cornet" w:date="2025-03-18T07:10:00Z" w16du:dateUtc="2025-03-18T06:10:00Z">
              <w:tcPr>
                <w:tcW w:w="7953" w:type="dxa"/>
                <w:gridSpan w:val="2"/>
                <w:tcBorders>
                  <w:left w:val="single" w:sz="4" w:space="0" w:color="auto"/>
                  <w:bottom w:val="single" w:sz="4" w:space="0" w:color="auto"/>
                  <w:right w:val="single" w:sz="4" w:space="0" w:color="000000"/>
                </w:tcBorders>
                <w:vAlign w:val="center"/>
              </w:tcPr>
            </w:tcPrChange>
          </w:tcPr>
          <w:p w14:paraId="352E6392" w14:textId="77777777" w:rsidR="00F153ED" w:rsidRDefault="00316E98">
            <w:pPr>
              <w:pStyle w:val="NormalWeb"/>
              <w:numPr>
                <w:ilvl w:val="0"/>
                <w:numId w:val="37"/>
              </w:numPr>
              <w:spacing w:before="0" w:beforeAutospacing="0" w:after="0" w:afterAutospacing="0" w:line="276" w:lineRule="auto"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pPrChange w:id="1709" w:author="sam cornet" w:date="2025-03-18T07:07:00Z" w16du:dateUtc="2025-03-18T06:07:00Z">
                <w:pPr>
                  <w:pStyle w:val="NormalWeb"/>
                  <w:numPr>
                    <w:numId w:val="37"/>
                  </w:numPr>
                  <w:spacing w:before="0" w:beforeAutospacing="0" w:after="0" w:afterAutospacing="0"/>
                  <w:ind w:left="360" w:hanging="360"/>
                  <w:textAlignment w:val="baseline"/>
                </w:pPr>
              </w:pPrChange>
            </w:pPr>
            <w:r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Effet de l’exercice musculaire sur les concentrations de la testostérone est controversé</w:t>
            </w:r>
          </w:p>
          <w:p w14:paraId="01E02830" w14:textId="77777777" w:rsidR="007C27E7" w:rsidRDefault="00316E98" w:rsidP="007C27E7">
            <w:pPr>
              <w:pStyle w:val="NormalWeb"/>
              <w:numPr>
                <w:ilvl w:val="0"/>
                <w:numId w:val="37"/>
              </w:numPr>
              <w:spacing w:before="0" w:beforeAutospacing="0" w:after="0" w:afterAutospacing="0" w:line="276" w:lineRule="auto"/>
              <w:textAlignment w:val="baseline"/>
              <w:rPr>
                <w:ins w:id="1710" w:author="sam cornet" w:date="2025-03-18T07:08:00Z" w16du:dateUtc="2025-03-18T06:08:00Z"/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 xml:space="preserve">Concentrations plasmatiques de testostérone augmentent significativement après des exercices de musculation </w:t>
            </w:r>
          </w:p>
          <w:p w14:paraId="69FF1024" w14:textId="1B5FE2EE" w:rsidR="00316E98" w:rsidRPr="00A81E65" w:rsidRDefault="007C27E7">
            <w:pPr>
              <w:pStyle w:val="NormalWeb"/>
              <w:numPr>
                <w:ilvl w:val="0"/>
                <w:numId w:val="94"/>
              </w:numPr>
              <w:spacing w:before="0" w:beforeAutospacing="0" w:after="0" w:afterAutospacing="0" w:line="276" w:lineRule="auto"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  <w:lang w:val="en-GB"/>
                <w:rPrChange w:id="1711" w:author="Momo" w:date="2025-03-18T09:54:00Z" w16du:dateUtc="2025-03-18T07:54:00Z">
                  <w:rPr>
                    <w:rFonts w:asciiTheme="minorHAnsi" w:hAnsiTheme="minorHAnsi" w:cstheme="minorHAnsi"/>
                    <w:color w:val="000000"/>
                    <w:sz w:val="18"/>
                    <w:szCs w:val="18"/>
                  </w:rPr>
                </w:rPrChange>
              </w:rPr>
              <w:pPrChange w:id="1712" w:author="sam cornet" w:date="2025-03-18T07:08:00Z" w16du:dateUtc="2025-03-18T06:08:00Z">
                <w:pPr>
                  <w:pStyle w:val="NormalWeb"/>
                  <w:numPr>
                    <w:numId w:val="37"/>
                  </w:numPr>
                  <w:spacing w:before="0" w:beforeAutospacing="0" w:after="0" w:afterAutospacing="0"/>
                  <w:ind w:left="360" w:hanging="360"/>
                  <w:textAlignment w:val="baseline"/>
                </w:pPr>
              </w:pPrChange>
            </w:pPr>
            <w:ins w:id="1713" w:author="sam cornet" w:date="2025-03-18T07:08:00Z" w16du:dateUtc="2025-03-18T06:08:00Z">
              <w:r w:rsidRPr="00A81E65">
                <w:rPr>
                  <w:rFonts w:asciiTheme="minorHAnsi" w:hAnsiTheme="minorHAnsi" w:cstheme="minorHAnsi"/>
                  <w:i/>
                  <w:iCs/>
                  <w:color w:val="000000"/>
                  <w:sz w:val="18"/>
                  <w:szCs w:val="18"/>
                  <w:lang w:val="en-GB"/>
                  <w:rPrChange w:id="1714" w:author="Momo" w:date="2025-03-18T09:54:00Z" w16du:dateUtc="2025-03-18T07:54:00Z">
                    <w:rPr>
                      <w:rFonts w:asciiTheme="minorHAnsi" w:hAnsiTheme="minorHAnsi" w:cstheme="minorHAnsi"/>
                      <w:color w:val="000000"/>
                      <w:sz w:val="18"/>
                      <w:szCs w:val="18"/>
                    </w:rPr>
                  </w:rPrChange>
                </w:rPr>
                <w:t>J</w:t>
              </w:r>
            </w:ins>
            <w:del w:id="1715" w:author="sam cornet" w:date="2025-03-18T07:08:00Z" w16du:dateUtc="2025-03-18T06:08:00Z">
              <w:r w:rsidR="00316E98" w:rsidRPr="00A81E65" w:rsidDel="007C27E7">
                <w:rPr>
                  <w:rFonts w:asciiTheme="minorHAnsi" w:hAnsiTheme="minorHAnsi" w:cstheme="minorHAnsi"/>
                  <w:i/>
                  <w:iCs/>
                  <w:color w:val="000000"/>
                  <w:sz w:val="18"/>
                  <w:szCs w:val="18"/>
                  <w:lang w:val="en-GB"/>
                  <w:rPrChange w:id="1716" w:author="Momo" w:date="2025-03-18T09:54:00Z" w16du:dateUtc="2025-03-18T07:54:00Z">
                    <w:rPr>
                      <w:rFonts w:asciiTheme="minorHAnsi" w:hAnsiTheme="minorHAnsi" w:cstheme="minorHAnsi"/>
                      <w:color w:val="000000"/>
                      <w:sz w:val="18"/>
                      <w:szCs w:val="18"/>
                    </w:rPr>
                  </w:rPrChange>
                </w:rPr>
                <w:delText>(j</w:delText>
              </w:r>
            </w:del>
            <w:r w:rsidR="00316E98" w:rsidRPr="00A81E65">
              <w:rPr>
                <w:rFonts w:asciiTheme="minorHAnsi" w:hAnsiTheme="minorHAnsi" w:cstheme="minorHAnsi"/>
                <w:i/>
                <w:iCs/>
                <w:color w:val="000000"/>
                <w:sz w:val="18"/>
                <w:szCs w:val="18"/>
                <w:lang w:val="en-GB"/>
                <w:rPrChange w:id="1717" w:author="Momo" w:date="2025-03-18T09:54:00Z" w16du:dateUtc="2025-03-18T07:54:00Z">
                  <w:rPr>
                    <w:rFonts w:asciiTheme="minorHAnsi" w:hAnsiTheme="minorHAnsi" w:cstheme="minorHAnsi"/>
                    <w:color w:val="000000"/>
                    <w:sz w:val="18"/>
                    <w:szCs w:val="18"/>
                  </w:rPr>
                </w:rPrChange>
              </w:rPr>
              <w:t>ump squat</w:t>
            </w:r>
            <w:r w:rsidR="00316E98" w:rsidRPr="00A81E65">
              <w:rPr>
                <w:rFonts w:asciiTheme="minorHAnsi" w:hAnsiTheme="minorHAnsi" w:cstheme="minorHAnsi"/>
                <w:color w:val="000000"/>
                <w:sz w:val="18"/>
                <w:szCs w:val="18"/>
                <w:lang w:val="en-GB"/>
                <w:rPrChange w:id="1718" w:author="Momo" w:date="2025-03-18T09:54:00Z" w16du:dateUtc="2025-03-18T07:54:00Z">
                  <w:rPr>
                    <w:rFonts w:asciiTheme="minorHAnsi" w:hAnsiTheme="minorHAnsi" w:cstheme="minorHAnsi"/>
                    <w:color w:val="000000"/>
                    <w:sz w:val="18"/>
                    <w:szCs w:val="18"/>
                  </w:rPr>
                </w:rPrChange>
              </w:rPr>
              <w:t xml:space="preserve"> et </w:t>
            </w:r>
            <w:r w:rsidR="00316E98" w:rsidRPr="00A81E65">
              <w:rPr>
                <w:rFonts w:asciiTheme="minorHAnsi" w:hAnsiTheme="minorHAnsi" w:cstheme="minorHAnsi"/>
                <w:i/>
                <w:iCs/>
                <w:color w:val="000000"/>
                <w:sz w:val="18"/>
                <w:szCs w:val="18"/>
                <w:lang w:val="en-GB"/>
                <w:rPrChange w:id="1719" w:author="Momo" w:date="2025-03-18T09:54:00Z" w16du:dateUtc="2025-03-18T07:54:00Z">
                  <w:rPr>
                    <w:rFonts w:asciiTheme="minorHAnsi" w:hAnsiTheme="minorHAnsi" w:cstheme="minorHAnsi"/>
                    <w:color w:val="000000"/>
                    <w:sz w:val="18"/>
                    <w:szCs w:val="18"/>
                  </w:rPr>
                </w:rPrChange>
              </w:rPr>
              <w:t>bench press</w:t>
            </w:r>
            <w:del w:id="1720" w:author="sam cornet" w:date="2025-03-18T07:08:00Z" w16du:dateUtc="2025-03-18T06:08:00Z">
              <w:r w:rsidR="00316E98" w:rsidRPr="00A81E65" w:rsidDel="007C27E7">
                <w:rPr>
                  <w:rFonts w:asciiTheme="minorHAnsi" w:hAnsiTheme="minorHAnsi" w:cstheme="minorHAnsi"/>
                  <w:color w:val="000000"/>
                  <w:sz w:val="18"/>
                  <w:szCs w:val="18"/>
                  <w:lang w:val="en-GB"/>
                  <w:rPrChange w:id="1721" w:author="Momo" w:date="2025-03-18T09:54:00Z" w16du:dateUtc="2025-03-18T07:54:00Z">
                    <w:rPr>
                      <w:rFonts w:asciiTheme="minorHAnsi" w:hAnsiTheme="minorHAnsi" w:cstheme="minorHAnsi"/>
                      <w:color w:val="000000"/>
                      <w:sz w:val="18"/>
                      <w:szCs w:val="18"/>
                    </w:rPr>
                  </w:rPrChange>
                </w:rPr>
                <w:delText>)</w:delText>
              </w:r>
            </w:del>
          </w:p>
          <w:p w14:paraId="44A15C56" w14:textId="77777777" w:rsidR="00316E98" w:rsidDel="007C27E7" w:rsidRDefault="00316E98">
            <w:pPr>
              <w:pStyle w:val="NormalWeb"/>
              <w:numPr>
                <w:ilvl w:val="0"/>
                <w:numId w:val="37"/>
              </w:numPr>
              <w:spacing w:before="0" w:beforeAutospacing="0" w:after="0" w:afterAutospacing="0" w:line="276" w:lineRule="auto"/>
              <w:textAlignment w:val="baseline"/>
              <w:rPr>
                <w:ins w:id="1722" w:author="Lea MINAKIAN" w:date="2025-03-03T18:36:00Z" w16du:dateUtc="2025-03-03T17:36:00Z"/>
                <w:del w:id="1723" w:author="sam cornet" w:date="2025-03-18T07:10:00Z" w16du:dateUtc="2025-03-18T06:10:00Z"/>
                <w:rFonts w:asciiTheme="minorHAnsi" w:hAnsiTheme="minorHAnsi" w:cstheme="minorHAnsi"/>
                <w:color w:val="000000"/>
                <w:sz w:val="18"/>
                <w:szCs w:val="18"/>
              </w:rPr>
              <w:pPrChange w:id="1724" w:author="sam cornet" w:date="2025-03-18T07:07:00Z" w16du:dateUtc="2025-03-18T06:07:00Z">
                <w:pPr>
                  <w:pStyle w:val="NormalWeb"/>
                  <w:numPr>
                    <w:numId w:val="37"/>
                  </w:numPr>
                  <w:spacing w:before="0" w:beforeAutospacing="0" w:after="0" w:afterAutospacing="0"/>
                  <w:ind w:left="360" w:hanging="360"/>
                  <w:textAlignment w:val="baseline"/>
                </w:pPr>
              </w:pPrChange>
            </w:pPr>
            <w:r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Concentrations plasmatiques de LH, de testostérone libre et de testostérone totales restent inchangées après 2h d’exercice de résistance</w:t>
            </w:r>
          </w:p>
          <w:p w14:paraId="53601E77" w14:textId="77777777" w:rsidR="00CE3FA2" w:rsidRPr="007C27E7" w:rsidRDefault="00CE3FA2">
            <w:pPr>
              <w:pStyle w:val="NormalWeb"/>
              <w:numPr>
                <w:ilvl w:val="0"/>
                <w:numId w:val="37"/>
              </w:numPr>
              <w:spacing w:before="0" w:beforeAutospacing="0" w:after="0" w:afterAutospacing="0" w:line="276" w:lineRule="auto"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pPrChange w:id="1725" w:author="sam cornet" w:date="2025-03-18T07:07:00Z" w16du:dateUtc="2025-03-18T06:07:00Z">
                <w:pPr>
                  <w:pStyle w:val="NormalWeb"/>
                  <w:numPr>
                    <w:numId w:val="37"/>
                  </w:numPr>
                  <w:spacing w:before="0" w:beforeAutospacing="0" w:after="0" w:afterAutospacing="0"/>
                  <w:ind w:left="360" w:hanging="360"/>
                  <w:textAlignment w:val="baseline"/>
                </w:pPr>
              </w:pPrChange>
            </w:pPr>
          </w:p>
          <w:p w14:paraId="39562B7A" w14:textId="4110145A" w:rsidR="007C27E7" w:rsidRDefault="00ED2FCB">
            <w:pPr>
              <w:pStyle w:val="NormalWeb"/>
              <w:spacing w:before="0" w:beforeAutospacing="0" w:after="0" w:afterAutospacing="0" w:line="276" w:lineRule="auto"/>
              <w:jc w:val="center"/>
              <w:textAlignment w:val="baseline"/>
              <w:rPr>
                <w:ins w:id="1726" w:author="Lea MINAKIAN" w:date="2025-03-03T18:36:00Z" w16du:dateUtc="2025-03-03T17:36:00Z"/>
                <w:rFonts w:asciiTheme="minorHAnsi" w:hAnsiTheme="minorHAnsi" w:cstheme="minorHAnsi"/>
                <w:color w:val="000000"/>
                <w:sz w:val="18"/>
                <w:szCs w:val="18"/>
              </w:rPr>
              <w:pPrChange w:id="1727" w:author="sam cornet" w:date="2025-03-18T07:09:00Z" w16du:dateUtc="2025-03-18T06:09:00Z">
                <w:pPr>
                  <w:pStyle w:val="NormalWeb"/>
                  <w:spacing w:before="0" w:beforeAutospacing="0" w:after="0" w:afterAutospacing="0"/>
                  <w:jc w:val="center"/>
                  <w:textAlignment w:val="baseline"/>
                </w:pPr>
              </w:pPrChange>
            </w:pPr>
            <w:r>
              <w:rPr>
                <w:rFonts w:asciiTheme="minorHAnsi" w:hAnsiTheme="minorHAnsi" w:cstheme="minorHAnsi"/>
                <w:noProof/>
                <w:color w:val="000000"/>
                <w:sz w:val="18"/>
                <w:szCs w:val="18"/>
              </w:rPr>
              <w:drawing>
                <wp:inline distT="0" distB="0" distL="0" distR="0" wp14:anchorId="137B560C" wp14:editId="4C718BA1">
                  <wp:extent cx="1674405" cy="1375873"/>
                  <wp:effectExtent l="0" t="0" r="2540" b="0"/>
                  <wp:docPr id="598583654" name="Image 21" descr="Une image contenant texte, diagramme, croquis, Parallèle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8583654" name="Image 21" descr="Une image contenant texte, diagramme, croquis, Parallèle&#10;&#10;Le contenu généré par l’IA peut être incorrect."/>
                          <pic:cNvPicPr/>
                        </pic:nvPicPr>
                        <pic:blipFill rotWithShape="1"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224" r="25958" b="22060"/>
                          <a:stretch/>
                        </pic:blipFill>
                        <pic:spPr bwMode="auto">
                          <a:xfrm>
                            <a:off x="0" y="0"/>
                            <a:ext cx="1694376" cy="13922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10E51BA" w14:textId="74C4B902" w:rsidR="007C27E7" w:rsidRPr="007C27E7" w:rsidRDefault="007C27E7">
            <w:pPr>
              <w:pStyle w:val="NormalWeb"/>
              <w:spacing w:before="0" w:beforeAutospacing="0" w:after="0" w:afterAutospacing="0" w:line="276" w:lineRule="auto"/>
              <w:jc w:val="center"/>
              <w:textAlignment w:val="baseline"/>
              <w:rPr>
                <w:ins w:id="1728" w:author="sam cornet" w:date="2025-03-18T07:09:00Z" w16du:dateUtc="2025-03-18T06:09:00Z"/>
                <w:rFonts w:asciiTheme="minorHAnsi" w:hAnsiTheme="minorHAnsi" w:cstheme="minorHAnsi"/>
                <w:i/>
                <w:iCs/>
                <w:color w:val="000000"/>
                <w:sz w:val="18"/>
                <w:szCs w:val="18"/>
                <w:rPrChange w:id="1729" w:author="sam cornet" w:date="2025-03-18T07:10:00Z" w16du:dateUtc="2025-03-18T06:10:00Z">
                  <w:rPr>
                    <w:ins w:id="1730" w:author="sam cornet" w:date="2025-03-18T07:09:00Z" w16du:dateUtc="2025-03-18T06:09:00Z"/>
                    <w:rFonts w:asciiTheme="minorHAnsi" w:hAnsiTheme="minorHAnsi" w:cstheme="minorHAnsi"/>
                    <w:color w:val="000000"/>
                    <w:sz w:val="18"/>
                    <w:szCs w:val="18"/>
                  </w:rPr>
                </w:rPrChange>
              </w:rPr>
              <w:pPrChange w:id="1731" w:author="sam cornet" w:date="2025-03-18T07:09:00Z" w16du:dateUtc="2025-03-18T06:09:00Z">
                <w:pPr>
                  <w:pStyle w:val="NormalWeb"/>
                  <w:spacing w:line="276" w:lineRule="auto"/>
                  <w:textAlignment w:val="baseline"/>
                </w:pPr>
              </w:pPrChange>
            </w:pPr>
            <w:ins w:id="1732" w:author="sam cornet" w:date="2025-03-18T07:09:00Z" w16du:dateUtc="2025-03-18T06:09:00Z">
              <w:r w:rsidRPr="007C27E7">
                <w:rPr>
                  <w:rFonts w:asciiTheme="minorHAnsi" w:hAnsiTheme="minorHAnsi" w:cstheme="minorHAnsi"/>
                  <w:i/>
                  <w:iCs/>
                  <w:color w:val="000000"/>
                  <w:sz w:val="18"/>
                  <w:szCs w:val="18"/>
                  <w:rPrChange w:id="1733" w:author="sam cornet" w:date="2025-03-18T07:10:00Z" w16du:dateUtc="2025-03-18T06:10:00Z">
                    <w:rPr>
                      <w:rFonts w:asciiTheme="minorHAnsi" w:hAnsiTheme="minorHAnsi" w:cstheme="minorHAnsi"/>
                      <w:color w:val="000000"/>
                      <w:sz w:val="18"/>
                      <w:szCs w:val="18"/>
                    </w:rPr>
                  </w:rPrChange>
                </w:rPr>
                <w:t>Évolution des concentrations plasmatiques de testostérone après des</w:t>
              </w:r>
            </w:ins>
          </w:p>
          <w:p w14:paraId="531CB48F" w14:textId="77777777" w:rsidR="007C27E7" w:rsidRDefault="007C27E7" w:rsidP="007C27E7">
            <w:pPr>
              <w:pStyle w:val="NormalWeb"/>
              <w:spacing w:before="0" w:beforeAutospacing="0" w:after="0" w:afterAutospacing="0" w:line="276" w:lineRule="auto"/>
              <w:jc w:val="center"/>
              <w:textAlignment w:val="baseline"/>
              <w:rPr>
                <w:ins w:id="1734" w:author="sam cornet" w:date="2025-03-18T07:10:00Z" w16du:dateUtc="2025-03-18T06:10:00Z"/>
                <w:rFonts w:asciiTheme="minorHAnsi" w:hAnsiTheme="minorHAnsi" w:cstheme="minorHAnsi"/>
                <w:i/>
                <w:iCs/>
                <w:color w:val="000000"/>
                <w:sz w:val="18"/>
                <w:szCs w:val="18"/>
              </w:rPr>
            </w:pPr>
            <w:proofErr w:type="gramStart"/>
            <w:ins w:id="1735" w:author="sam cornet" w:date="2025-03-18T07:09:00Z" w16du:dateUtc="2025-03-18T06:09:00Z">
              <w:r w:rsidRPr="007C27E7">
                <w:rPr>
                  <w:rFonts w:asciiTheme="minorHAnsi" w:hAnsiTheme="minorHAnsi" w:cstheme="minorHAnsi"/>
                  <w:i/>
                  <w:iCs/>
                  <w:color w:val="000000"/>
                  <w:sz w:val="18"/>
                  <w:szCs w:val="18"/>
                  <w:rPrChange w:id="1736" w:author="sam cornet" w:date="2025-03-18T07:10:00Z" w16du:dateUtc="2025-03-18T06:10:00Z">
                    <w:rPr>
                      <w:rFonts w:asciiTheme="minorHAnsi" w:hAnsiTheme="minorHAnsi" w:cstheme="minorHAnsi"/>
                      <w:color w:val="000000"/>
                      <w:sz w:val="18"/>
                      <w:szCs w:val="18"/>
                    </w:rPr>
                  </w:rPrChange>
                </w:rPr>
                <w:t>exercices</w:t>
              </w:r>
              <w:proofErr w:type="gramEnd"/>
              <w:r w:rsidRPr="007C27E7">
                <w:rPr>
                  <w:rFonts w:asciiTheme="minorHAnsi" w:hAnsiTheme="minorHAnsi" w:cstheme="minorHAnsi"/>
                  <w:i/>
                  <w:iCs/>
                  <w:color w:val="000000"/>
                  <w:sz w:val="18"/>
                  <w:szCs w:val="18"/>
                  <w:rPrChange w:id="1737" w:author="sam cornet" w:date="2025-03-18T07:10:00Z" w16du:dateUtc="2025-03-18T06:10:00Z">
                    <w:rPr>
                      <w:rFonts w:asciiTheme="minorHAnsi" w:hAnsiTheme="minorHAnsi" w:cstheme="minorHAnsi"/>
                      <w:color w:val="000000"/>
                      <w:sz w:val="18"/>
                      <w:szCs w:val="18"/>
                    </w:rPr>
                  </w:rPrChange>
                </w:rPr>
                <w:t xml:space="preserve"> de musculation</w:t>
              </w:r>
            </w:ins>
          </w:p>
          <w:p w14:paraId="198720D5" w14:textId="74338C1E" w:rsidR="007C27E7" w:rsidRPr="007C27E7" w:rsidRDefault="007C27E7" w:rsidP="007C27E7">
            <w:pPr>
              <w:pStyle w:val="NormalWeb"/>
              <w:spacing w:before="0" w:beforeAutospacing="0" w:after="0" w:afterAutospacing="0" w:line="276" w:lineRule="auto"/>
              <w:jc w:val="center"/>
              <w:textAlignment w:val="baseline"/>
              <w:rPr>
                <w:ins w:id="1738" w:author="sam cornet" w:date="2025-03-18T07:10:00Z" w16du:dateUtc="2025-03-18T06:10:00Z"/>
                <w:rFonts w:asciiTheme="minorHAnsi" w:hAnsiTheme="minorHAnsi" w:cstheme="minorHAnsi"/>
                <w:i/>
                <w:iCs/>
                <w:color w:val="000000"/>
                <w:sz w:val="18"/>
                <w:szCs w:val="18"/>
                <w:rPrChange w:id="1739" w:author="sam cornet" w:date="2025-03-18T07:10:00Z" w16du:dateUtc="2025-03-18T06:10:00Z">
                  <w:rPr>
                    <w:ins w:id="1740" w:author="sam cornet" w:date="2025-03-18T07:10:00Z" w16du:dateUtc="2025-03-18T06:10:00Z"/>
                    <w:rFonts w:asciiTheme="minorHAnsi" w:hAnsiTheme="minorHAnsi" w:cstheme="minorHAnsi"/>
                    <w:color w:val="000000"/>
                    <w:sz w:val="18"/>
                    <w:szCs w:val="18"/>
                  </w:rPr>
                </w:rPrChange>
              </w:rPr>
            </w:pPr>
            <w:ins w:id="1741" w:author="sam cornet" w:date="2025-03-18T07:10:00Z" w16du:dateUtc="2025-03-18T06:10:00Z">
              <w:r w:rsidRPr="007C27E7">
                <w:rPr>
                  <w:rFonts w:asciiTheme="minorHAnsi" w:hAnsiTheme="minorHAnsi" w:cstheme="minorHAnsi"/>
                  <w:i/>
                  <w:iCs/>
                  <w:color w:val="000000"/>
                  <w:sz w:val="18"/>
                  <w:szCs w:val="18"/>
                  <w:rPrChange w:id="1742" w:author="sam cornet" w:date="2025-03-18T07:10:00Z" w16du:dateUtc="2025-03-18T06:10:00Z">
                    <w:rPr>
                      <w:rFonts w:asciiTheme="minorHAnsi" w:hAnsiTheme="minorHAnsi" w:cstheme="minorHAnsi"/>
                      <w:color w:val="000000"/>
                      <w:sz w:val="18"/>
                      <w:szCs w:val="18"/>
                    </w:rPr>
                  </w:rPrChange>
                </w:rPr>
                <w:t>Rectangle hachuré = Avant</w:t>
              </w:r>
            </w:ins>
          </w:p>
          <w:p w14:paraId="511665FC" w14:textId="2CD3708C" w:rsidR="007C27E7" w:rsidRPr="007C27E7" w:rsidRDefault="007C27E7" w:rsidP="007C27E7">
            <w:pPr>
              <w:pStyle w:val="NormalWeb"/>
              <w:spacing w:before="0" w:beforeAutospacing="0" w:after="0" w:afterAutospacing="0" w:line="276" w:lineRule="auto"/>
              <w:jc w:val="center"/>
              <w:textAlignment w:val="baseline"/>
              <w:rPr>
                <w:ins w:id="1743" w:author="sam cornet" w:date="2025-03-18T07:10:00Z" w16du:dateUtc="2025-03-18T06:10:00Z"/>
                <w:rFonts w:asciiTheme="minorHAnsi" w:hAnsiTheme="minorHAnsi" w:cstheme="minorHAnsi"/>
                <w:i/>
                <w:iCs/>
                <w:color w:val="000000"/>
                <w:sz w:val="18"/>
                <w:szCs w:val="18"/>
                <w:rPrChange w:id="1744" w:author="sam cornet" w:date="2025-03-18T07:10:00Z" w16du:dateUtc="2025-03-18T06:10:00Z">
                  <w:rPr>
                    <w:ins w:id="1745" w:author="sam cornet" w:date="2025-03-18T07:10:00Z" w16du:dateUtc="2025-03-18T06:10:00Z"/>
                    <w:rFonts w:asciiTheme="minorHAnsi" w:hAnsiTheme="minorHAnsi" w:cstheme="minorHAnsi"/>
                    <w:color w:val="000000"/>
                    <w:sz w:val="18"/>
                    <w:szCs w:val="18"/>
                  </w:rPr>
                </w:rPrChange>
              </w:rPr>
            </w:pPr>
            <w:ins w:id="1746" w:author="sam cornet" w:date="2025-03-18T07:10:00Z" w16du:dateUtc="2025-03-18T06:10:00Z">
              <w:r w:rsidRPr="007C27E7">
                <w:rPr>
                  <w:rFonts w:asciiTheme="minorHAnsi" w:hAnsiTheme="minorHAnsi" w:cstheme="minorHAnsi"/>
                  <w:i/>
                  <w:iCs/>
                  <w:color w:val="000000"/>
                  <w:sz w:val="18"/>
                  <w:szCs w:val="18"/>
                  <w:rPrChange w:id="1747" w:author="sam cornet" w:date="2025-03-18T07:10:00Z" w16du:dateUtc="2025-03-18T06:10:00Z">
                    <w:rPr>
                      <w:rFonts w:asciiTheme="minorHAnsi" w:hAnsiTheme="minorHAnsi" w:cstheme="minorHAnsi"/>
                      <w:color w:val="000000"/>
                      <w:sz w:val="18"/>
                      <w:szCs w:val="18"/>
                    </w:rPr>
                  </w:rPrChange>
                </w:rPr>
                <w:t>Rectangle noir = Après</w:t>
              </w:r>
            </w:ins>
          </w:p>
          <w:p w14:paraId="57DD8918" w14:textId="6AC2DFF3" w:rsidR="007C27E7" w:rsidRPr="007C27E7" w:rsidRDefault="007C27E7">
            <w:pPr>
              <w:pStyle w:val="NormalWeb"/>
              <w:spacing w:before="0" w:beforeAutospacing="0" w:after="0" w:afterAutospacing="0" w:line="276" w:lineRule="auto"/>
              <w:jc w:val="center"/>
              <w:textAlignment w:val="baseline"/>
              <w:rPr>
                <w:rFonts w:asciiTheme="minorHAnsi" w:hAnsiTheme="minorHAnsi" w:cstheme="minorHAnsi"/>
                <w:i/>
                <w:iCs/>
                <w:color w:val="000000"/>
                <w:sz w:val="18"/>
                <w:szCs w:val="18"/>
                <w:rPrChange w:id="1748" w:author="sam cornet" w:date="2025-03-18T07:10:00Z" w16du:dateUtc="2025-03-18T06:10:00Z">
                  <w:rPr>
                    <w:rFonts w:asciiTheme="minorHAnsi" w:hAnsiTheme="minorHAnsi" w:cstheme="minorHAnsi"/>
                    <w:color w:val="000000"/>
                    <w:sz w:val="18"/>
                    <w:szCs w:val="18"/>
                  </w:rPr>
                </w:rPrChange>
              </w:rPr>
              <w:pPrChange w:id="1749" w:author="sam cornet" w:date="2025-03-18T07:10:00Z" w16du:dateUtc="2025-03-18T06:10:00Z">
                <w:pPr>
                  <w:pStyle w:val="NormalWeb"/>
                  <w:spacing w:before="0" w:beforeAutospacing="0" w:after="0" w:afterAutospacing="0"/>
                  <w:jc w:val="center"/>
                  <w:textAlignment w:val="baseline"/>
                </w:pPr>
              </w:pPrChange>
            </w:pPr>
            <w:ins w:id="1750" w:author="sam cornet" w:date="2025-03-18T07:10:00Z" w16du:dateUtc="2025-03-18T06:10:00Z">
              <w:r w:rsidRPr="007C27E7">
                <w:rPr>
                  <w:rFonts w:asciiTheme="minorHAnsi" w:hAnsiTheme="minorHAnsi" w:cstheme="minorHAnsi"/>
                  <w:i/>
                  <w:iCs/>
                  <w:color w:val="000000"/>
                  <w:sz w:val="18"/>
                  <w:szCs w:val="18"/>
                  <w:rPrChange w:id="1751" w:author="sam cornet" w:date="2025-03-18T07:10:00Z" w16du:dateUtc="2025-03-18T06:10:00Z">
                    <w:rPr>
                      <w:rFonts w:asciiTheme="minorHAnsi" w:hAnsiTheme="minorHAnsi" w:cstheme="minorHAnsi"/>
                      <w:color w:val="000000"/>
                      <w:sz w:val="18"/>
                      <w:szCs w:val="18"/>
                    </w:rPr>
                  </w:rPrChange>
                </w:rPr>
                <w:t>*P&lt;0,05 avant vs après</w:t>
              </w:r>
            </w:ins>
          </w:p>
        </w:tc>
      </w:tr>
      <w:tr w:rsidR="00F153ED" w:rsidRPr="002C1C62" w14:paraId="5AD071E4" w14:textId="77777777" w:rsidTr="007C27E7">
        <w:tblPrEx>
          <w:tblW w:w="9654" w:type="dxa"/>
          <w:jc w:val="center"/>
          <w:tblPrExChange w:id="1752" w:author="sam cornet" w:date="2025-03-18T07:06:00Z" w16du:dateUtc="2025-03-18T06:06:00Z">
            <w:tblPrEx>
              <w:tblW w:w="9654" w:type="dxa"/>
              <w:jc w:val="center"/>
            </w:tblPrEx>
          </w:tblPrExChange>
        </w:tblPrEx>
        <w:trPr>
          <w:trHeight w:val="1585"/>
          <w:tblHeader/>
          <w:jc w:val="center"/>
          <w:trPrChange w:id="1753" w:author="sam cornet" w:date="2025-03-18T07:06:00Z" w16du:dateUtc="2025-03-18T06:06:00Z">
            <w:trPr>
              <w:gridAfter w:val="0"/>
              <w:trHeight w:val="1134"/>
              <w:tblHeader/>
              <w:jc w:val="center"/>
            </w:trPr>
          </w:trPrChange>
        </w:trPr>
        <w:tc>
          <w:tcPr>
            <w:tcW w:w="1701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  <w:tcPrChange w:id="1754" w:author="sam cornet" w:date="2025-03-18T07:06:00Z" w16du:dateUtc="2025-03-18T06:06:00Z">
              <w:tcPr>
                <w:tcW w:w="1701" w:type="dxa"/>
                <w:gridSpan w:val="2"/>
                <w:tcBorders>
                  <w:left w:val="single" w:sz="4" w:space="0" w:color="000000"/>
                  <w:bottom w:val="single" w:sz="4" w:space="0" w:color="auto"/>
                  <w:right w:val="single" w:sz="4" w:space="0" w:color="auto"/>
                </w:tcBorders>
                <w:shd w:val="clear" w:color="auto" w:fill="A6A6A6"/>
                <w:vAlign w:val="center"/>
              </w:tcPr>
            </w:tcPrChange>
          </w:tcPr>
          <w:p w14:paraId="22B2DF69" w14:textId="7FEC24AD" w:rsidR="00F153ED" w:rsidRPr="002C1C62" w:rsidRDefault="00F153ED" w:rsidP="004B69ED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Effets de l’entraînement physique sur la testostérone</w:t>
            </w:r>
          </w:p>
        </w:tc>
        <w:tc>
          <w:tcPr>
            <w:tcW w:w="7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  <w:tcPrChange w:id="1755" w:author="sam cornet" w:date="2025-03-18T07:06:00Z" w16du:dateUtc="2025-03-18T06:06:00Z">
              <w:tcPr>
                <w:tcW w:w="7953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000000"/>
                </w:tcBorders>
                <w:vAlign w:val="center"/>
              </w:tcPr>
            </w:tcPrChange>
          </w:tcPr>
          <w:p w14:paraId="66C68BB3" w14:textId="5476D82E" w:rsidR="00F153ED" w:rsidRDefault="00ED2FCB">
            <w:pPr>
              <w:pStyle w:val="Corps"/>
              <w:numPr>
                <w:ilvl w:val="0"/>
                <w:numId w:val="42"/>
              </w:numPr>
              <w:spacing w:line="276" w:lineRule="auto"/>
              <w:rPr>
                <w:rFonts w:asciiTheme="minorHAnsi" w:hAnsiTheme="minorHAnsi" w:cstheme="minorHAnsi"/>
              </w:rPr>
              <w:pPrChange w:id="1756" w:author="sam cornet" w:date="2025-03-18T07:07:00Z" w16du:dateUtc="2025-03-18T06:07:00Z">
                <w:pPr>
                  <w:pStyle w:val="Corps"/>
                  <w:numPr>
                    <w:numId w:val="42"/>
                  </w:numPr>
                  <w:ind w:left="360" w:hanging="360"/>
                </w:pPr>
              </w:pPrChange>
            </w:pPr>
            <w:del w:id="1757" w:author="sam cornet" w:date="2025-03-18T07:11:00Z" w16du:dateUtc="2025-03-18T06:11:00Z">
              <w:r w:rsidDel="007C27E7">
                <w:rPr>
                  <w:rFonts w:asciiTheme="minorHAnsi" w:hAnsiTheme="minorHAnsi" w:cstheme="minorHAnsi"/>
                </w:rPr>
                <w:delText xml:space="preserve">Effet de de l’entraînement physique sur les concentrations de la testostérone présente </w:delText>
              </w:r>
            </w:del>
            <w:ins w:id="1758" w:author="sam cornet" w:date="2025-03-18T07:11:00Z" w16du:dateUtc="2025-03-18T06:11:00Z">
              <w:r w:rsidR="007C27E7">
                <w:rPr>
                  <w:rFonts w:asciiTheme="minorHAnsi" w:hAnsiTheme="minorHAnsi" w:cstheme="minorHAnsi"/>
                </w:rPr>
                <w:t>Ré</w:t>
              </w:r>
            </w:ins>
            <w:del w:id="1759" w:author="sam cornet" w:date="2025-03-18T07:11:00Z" w16du:dateUtc="2025-03-18T06:11:00Z">
              <w:r w:rsidDel="007C27E7">
                <w:rPr>
                  <w:rFonts w:asciiTheme="minorHAnsi" w:hAnsiTheme="minorHAnsi" w:cstheme="minorHAnsi"/>
                </w:rPr>
                <w:delText>des ré</w:delText>
              </w:r>
            </w:del>
            <w:r>
              <w:rPr>
                <w:rFonts w:asciiTheme="minorHAnsi" w:hAnsiTheme="minorHAnsi" w:cstheme="minorHAnsi"/>
              </w:rPr>
              <w:t>sultats contradictoires</w:t>
            </w:r>
          </w:p>
          <w:p w14:paraId="0AEBAEA1" w14:textId="37F7F427" w:rsidR="00ED2FCB" w:rsidRDefault="00ED2FCB">
            <w:pPr>
              <w:pStyle w:val="Corps"/>
              <w:numPr>
                <w:ilvl w:val="0"/>
                <w:numId w:val="42"/>
              </w:numPr>
              <w:spacing w:line="276" w:lineRule="auto"/>
              <w:rPr>
                <w:rFonts w:asciiTheme="minorHAnsi" w:hAnsiTheme="minorHAnsi" w:cstheme="minorHAnsi"/>
              </w:rPr>
              <w:pPrChange w:id="1760" w:author="sam cornet" w:date="2025-03-18T07:07:00Z" w16du:dateUtc="2025-03-18T06:07:00Z">
                <w:pPr>
                  <w:pStyle w:val="Corps"/>
                  <w:numPr>
                    <w:numId w:val="42"/>
                  </w:numPr>
                  <w:ind w:left="360" w:hanging="360"/>
                </w:pPr>
              </w:pPrChange>
            </w:pPr>
            <w:r>
              <w:rPr>
                <w:rFonts w:asciiTheme="minorHAnsi" w:hAnsiTheme="minorHAnsi" w:cstheme="minorHAnsi"/>
              </w:rPr>
              <w:t>King et al. (1999) n’ont pas rapporté de modifications significatives au niveau des concentrations de testostérone après 8 semaines d’entraînement à base de résistance</w:t>
            </w:r>
          </w:p>
          <w:p w14:paraId="43317132" w14:textId="6CFA5414" w:rsidR="00ED2FCB" w:rsidRPr="002C1C62" w:rsidRDefault="00ED2FCB">
            <w:pPr>
              <w:pStyle w:val="Corps"/>
              <w:numPr>
                <w:ilvl w:val="0"/>
                <w:numId w:val="42"/>
              </w:numPr>
              <w:spacing w:line="276" w:lineRule="auto"/>
              <w:rPr>
                <w:rFonts w:asciiTheme="minorHAnsi" w:hAnsiTheme="minorHAnsi" w:cstheme="minorHAnsi"/>
              </w:rPr>
              <w:pPrChange w:id="1761" w:author="sam cornet" w:date="2025-03-18T07:07:00Z" w16du:dateUtc="2025-03-18T06:07:00Z">
                <w:pPr>
                  <w:pStyle w:val="Corps"/>
                  <w:numPr>
                    <w:numId w:val="42"/>
                  </w:numPr>
                  <w:ind w:left="360" w:hanging="360"/>
                </w:pPr>
              </w:pPrChange>
            </w:pPr>
            <w:r>
              <w:rPr>
                <w:rFonts w:asciiTheme="minorHAnsi" w:hAnsiTheme="minorHAnsi" w:cstheme="minorHAnsi"/>
              </w:rPr>
              <w:t>Concentrations plasmatiques de testostérone chez les sujet</w:t>
            </w:r>
            <w:r w:rsidR="008C2F52">
              <w:rPr>
                <w:rFonts w:asciiTheme="minorHAnsi" w:hAnsiTheme="minorHAnsi" w:cstheme="minorHAnsi"/>
              </w:rPr>
              <w:t>s</w:t>
            </w:r>
            <w:r>
              <w:rPr>
                <w:rFonts w:asciiTheme="minorHAnsi" w:hAnsiTheme="minorHAnsi" w:cstheme="minorHAnsi"/>
              </w:rPr>
              <w:t xml:space="preserve"> entraînés sont significativement plus basses par rapport à celles observées chez les sujets non entraînés </w:t>
            </w:r>
          </w:p>
        </w:tc>
      </w:tr>
    </w:tbl>
    <w:p w14:paraId="7DB4E2F8" w14:textId="77777777" w:rsidR="00DA1CE0" w:rsidRPr="002C1C62" w:rsidRDefault="00DA1CE0" w:rsidP="004D4BB6">
      <w:pPr>
        <w:jc w:val="both"/>
        <w:rPr>
          <w:rFonts w:asciiTheme="minorHAnsi" w:hAnsiTheme="minorHAnsi" w:cstheme="minorHAnsi"/>
          <w:color w:val="55519B"/>
        </w:rPr>
      </w:pPr>
    </w:p>
    <w:tbl>
      <w:tblPr>
        <w:tblW w:w="9654" w:type="dxa"/>
        <w:tblInd w:w="-5" w:type="dxa"/>
        <w:tblLook w:val="04A0" w:firstRow="1" w:lastRow="0" w:firstColumn="1" w:lastColumn="0" w:noHBand="0" w:noVBand="1"/>
      </w:tblPr>
      <w:tblGrid>
        <w:gridCol w:w="1701"/>
        <w:gridCol w:w="7953"/>
      </w:tblGrid>
      <w:tr w:rsidR="00C1350C" w:rsidRPr="002C1C62" w:rsidDel="00273FCB" w14:paraId="108F11E7" w14:textId="3157BEF3" w:rsidTr="003B40D5">
        <w:trPr>
          <w:trHeight w:val="737"/>
          <w:tblHeader/>
          <w:del w:id="1762" w:author="sam cornet" w:date="2025-03-17T23:01:00Z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221D3F"/>
            <w:vAlign w:val="center"/>
          </w:tcPr>
          <w:p w14:paraId="1F743709" w14:textId="3A76F64B" w:rsidR="00C1350C" w:rsidRPr="002C1C62" w:rsidDel="00273FCB" w:rsidRDefault="00C1350C" w:rsidP="000C17E0">
            <w:pPr>
              <w:spacing w:before="120" w:after="120" w:line="240" w:lineRule="auto"/>
              <w:rPr>
                <w:del w:id="1763" w:author="sam cornet" w:date="2025-03-17T23:01:00Z" w16du:dateUtc="2025-03-17T22:01:00Z"/>
                <w:rFonts w:asciiTheme="minorHAnsi" w:hAnsiTheme="minorHAnsi" w:cstheme="minorHAnsi"/>
                <w:i/>
                <w:iCs/>
                <w:color w:val="FFFFFF"/>
                <w:sz w:val="20"/>
                <w:szCs w:val="20"/>
              </w:rPr>
            </w:pPr>
            <w:del w:id="1764" w:author="sam cornet" w:date="2025-03-17T23:01:00Z" w16du:dateUtc="2025-03-17T22:01:00Z">
              <w:r w:rsidRPr="002C1C62" w:rsidDel="00273FCB">
                <w:rPr>
                  <w:rFonts w:asciiTheme="minorHAnsi" w:hAnsiTheme="minorHAnsi" w:cstheme="minorHAnsi"/>
                  <w:i/>
                  <w:iCs/>
                  <w:color w:val="FFFFFF"/>
                  <w:sz w:val="20"/>
                  <w:szCs w:val="20"/>
                </w:rPr>
                <w:softHyphen/>
              </w:r>
              <w:r w:rsidR="009A129A" w:rsidRPr="002C1C62" w:rsidDel="00273FCB">
                <w:rPr>
                  <w:rFonts w:asciiTheme="minorHAnsi" w:hAnsiTheme="minorHAnsi" w:cstheme="minorHAnsi"/>
                  <w:i/>
                  <w:iCs/>
                  <w:color w:val="FFFFFF"/>
                  <w:sz w:val="20"/>
                  <w:szCs w:val="20"/>
                </w:rPr>
                <w:delText>III</w:delText>
              </w:r>
              <w:r w:rsidR="00CF3119" w:rsidDel="00273FCB">
                <w:rPr>
                  <w:rFonts w:asciiTheme="minorHAnsi" w:hAnsiTheme="minorHAnsi" w:cstheme="minorHAnsi"/>
                  <w:i/>
                  <w:iCs/>
                  <w:color w:val="FFFFFF"/>
                  <w:sz w:val="20"/>
                  <w:szCs w:val="20"/>
                </w:rPr>
                <w:delText xml:space="preserve">. </w:delText>
              </w:r>
              <w:r w:rsidR="002141BA" w:rsidDel="00273FCB">
                <w:rPr>
                  <w:rFonts w:asciiTheme="minorHAnsi" w:hAnsiTheme="minorHAnsi" w:cstheme="minorHAnsi"/>
                  <w:i/>
                  <w:iCs/>
                  <w:color w:val="FFFFFF"/>
                  <w:sz w:val="20"/>
                  <w:szCs w:val="20"/>
                </w:rPr>
                <w:delText>Bibliographie</w:delText>
              </w:r>
              <w:r w:rsidRPr="002C1C62" w:rsidDel="00273FCB">
                <w:rPr>
                  <w:rFonts w:asciiTheme="minorHAnsi" w:hAnsiTheme="minorHAnsi" w:cstheme="minorHAnsi"/>
                  <w:i/>
                  <w:iCs/>
                  <w:color w:val="FFFFFF"/>
                  <w:sz w:val="20"/>
                  <w:szCs w:val="20"/>
                </w:rPr>
                <w:delText xml:space="preserve"> </w:delText>
              </w:r>
            </w:del>
          </w:p>
        </w:tc>
        <w:tc>
          <w:tcPr>
            <w:tcW w:w="7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4CAADB"/>
            <w:vAlign w:val="center"/>
          </w:tcPr>
          <w:p w14:paraId="4870202C" w14:textId="4C1734F7" w:rsidR="00C1350C" w:rsidRPr="002C1C62" w:rsidDel="00273FCB" w:rsidRDefault="002141BA" w:rsidP="00BB05B4">
            <w:pPr>
              <w:spacing w:line="240" w:lineRule="auto"/>
              <w:rPr>
                <w:del w:id="1765" w:author="sam cornet" w:date="2025-03-17T23:01:00Z" w16du:dateUtc="2025-03-17T22:01:00Z"/>
                <w:rFonts w:asciiTheme="minorHAnsi" w:hAnsiTheme="minorHAnsi" w:cstheme="minorHAnsi"/>
                <w:b/>
                <w:bCs/>
                <w:color w:val="F2F2F2"/>
                <w:sz w:val="24"/>
                <w:szCs w:val="24"/>
              </w:rPr>
            </w:pPr>
            <w:del w:id="1766" w:author="sam cornet" w:date="2025-03-17T23:01:00Z" w16du:dateUtc="2025-03-17T22:01:00Z">
              <w:r w:rsidDel="00273FCB">
                <w:rPr>
                  <w:rFonts w:asciiTheme="minorHAnsi" w:hAnsiTheme="minorHAnsi" w:cstheme="minorHAnsi"/>
                  <w:b/>
                  <w:bCs/>
                  <w:noProof/>
                  <w:color w:val="FFFFFF"/>
                  <w:sz w:val="24"/>
                  <w:szCs w:val="24"/>
                </w:rPr>
                <w:delText>Bibliographie</w:delText>
              </w:r>
            </w:del>
          </w:p>
        </w:tc>
      </w:tr>
      <w:tr w:rsidR="00C1350C" w:rsidRPr="002C1C62" w:rsidDel="00273FCB" w14:paraId="071ABCEE" w14:textId="6D23F3A6" w:rsidTr="003B40D5">
        <w:trPr>
          <w:trHeight w:val="956"/>
          <w:tblHeader/>
          <w:del w:id="1767" w:author="sam cornet" w:date="2025-03-17T23:01:00Z"/>
        </w:trPr>
        <w:tc>
          <w:tcPr>
            <w:tcW w:w="1701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5BAE7D32" w14:textId="11A9A48D" w:rsidR="00C1350C" w:rsidRPr="002C1C62" w:rsidDel="00273FCB" w:rsidRDefault="002141BA" w:rsidP="00CB5DD5">
            <w:pPr>
              <w:rPr>
                <w:del w:id="1768" w:author="sam cornet" w:date="2025-03-17T23:01:00Z" w16du:dateUtc="2025-03-17T22:01:00Z"/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del w:id="1769" w:author="sam cornet" w:date="2025-03-17T23:01:00Z" w16du:dateUtc="2025-03-17T22:01:00Z">
              <w:r w:rsidDel="00273FCB">
                <w:rPr>
                  <w:rFonts w:asciiTheme="minorHAnsi" w:hAnsiTheme="minorHAnsi" w:cstheme="minorHAnsi"/>
                  <w:b/>
                  <w:bCs/>
                  <w:sz w:val="20"/>
                  <w:szCs w:val="20"/>
                </w:rPr>
                <w:delText xml:space="preserve">Bibliographie </w:delText>
              </w:r>
            </w:del>
          </w:p>
        </w:tc>
        <w:tc>
          <w:tcPr>
            <w:tcW w:w="7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687F0927" w14:textId="72214FB4" w:rsidR="002141BA" w:rsidRPr="002141BA" w:rsidDel="00273FCB" w:rsidRDefault="002141BA" w:rsidP="002141BA">
            <w:pPr>
              <w:pStyle w:val="p1"/>
              <w:numPr>
                <w:ilvl w:val="0"/>
                <w:numId w:val="25"/>
              </w:numPr>
              <w:rPr>
                <w:del w:id="1770" w:author="sam cornet" w:date="2025-03-17T23:01:00Z" w16du:dateUtc="2025-03-17T22:01:00Z"/>
                <w:rFonts w:asciiTheme="minorHAnsi" w:hAnsiTheme="minorHAnsi" w:cstheme="minorHAnsi"/>
                <w:sz w:val="16"/>
                <w:szCs w:val="16"/>
              </w:rPr>
            </w:pPr>
            <w:del w:id="1771" w:author="sam cornet" w:date="2025-03-17T23:01:00Z" w16du:dateUtc="2025-03-17T22:01:00Z">
              <w:r w:rsidRPr="002141BA" w:rsidDel="00273FCB">
                <w:rPr>
                  <w:rFonts w:asciiTheme="minorHAnsi" w:hAnsiTheme="minorHAnsi" w:cstheme="minorHAnsi"/>
                  <w:sz w:val="16"/>
                  <w:szCs w:val="16"/>
                </w:rPr>
                <w:delText xml:space="preserve">Bouassida A, Zalleg D, Zaouali M, Gharbi N, Feki Y, Tabka Z. Effets d’un exercice supra-maximal sur les concentrations de la leptine plasmatique. </w:delText>
              </w:r>
              <w:r w:rsidRPr="002141BA" w:rsidDel="00273FCB">
                <w:rPr>
                  <w:rStyle w:val="s1"/>
                  <w:rFonts w:asciiTheme="minorHAnsi" w:hAnsiTheme="minorHAnsi" w:cstheme="minorHAnsi"/>
                  <w:sz w:val="16"/>
                  <w:szCs w:val="16"/>
                </w:rPr>
                <w:delText xml:space="preserve">Sciences </w:delText>
              </w:r>
              <w:r w:rsidRPr="002141BA" w:rsidDel="00273FCB">
                <w:rPr>
                  <w:rFonts w:asciiTheme="minorHAnsi" w:hAnsiTheme="minorHAnsi" w:cstheme="minorHAnsi"/>
                  <w:sz w:val="16"/>
                  <w:szCs w:val="16"/>
                </w:rPr>
                <w:delText>&amp; Sports 19 : 136-138, 2004.</w:delText>
              </w:r>
            </w:del>
          </w:p>
          <w:p w14:paraId="4F0C5DD8" w14:textId="0A24EB79" w:rsidR="002141BA" w:rsidRPr="002141BA" w:rsidDel="00273FCB" w:rsidRDefault="002141BA" w:rsidP="002141BA">
            <w:pPr>
              <w:pStyle w:val="p1"/>
              <w:numPr>
                <w:ilvl w:val="0"/>
                <w:numId w:val="25"/>
              </w:numPr>
              <w:rPr>
                <w:del w:id="1772" w:author="sam cornet" w:date="2025-03-17T23:01:00Z" w16du:dateUtc="2025-03-17T22:01:00Z"/>
                <w:rFonts w:asciiTheme="minorHAnsi" w:hAnsiTheme="minorHAnsi" w:cstheme="minorHAnsi"/>
                <w:sz w:val="16"/>
                <w:szCs w:val="16"/>
              </w:rPr>
            </w:pPr>
            <w:del w:id="1773" w:author="sam cornet" w:date="2025-03-17T23:01:00Z" w16du:dateUtc="2025-03-17T22:01:00Z">
              <w:r w:rsidRPr="00A81E65" w:rsidDel="00273FCB">
                <w:rPr>
                  <w:rFonts w:asciiTheme="minorHAnsi" w:hAnsiTheme="minorHAnsi" w:cstheme="minorHAnsi"/>
                  <w:sz w:val="16"/>
                  <w:szCs w:val="16"/>
                  <w:rPrChange w:id="1774" w:author="Momo" w:date="2025-03-18T09:54:00Z" w16du:dateUtc="2025-03-18T07:54:00Z">
                    <w:rPr>
                      <w:rFonts w:asciiTheme="minorHAnsi" w:hAnsiTheme="minorHAnsi" w:cstheme="minorHAnsi"/>
                      <w:sz w:val="16"/>
                      <w:szCs w:val="16"/>
                      <w:lang w:val="en-US"/>
                    </w:rPr>
                  </w:rPrChange>
                </w:rPr>
                <w:delText>2. Challiss RA, Vranic M, Radda GK. Bioenergetic changes during contraction and recovery in diabetic rat skeletal muscle. Am J Physiol 256 (1Pt 1): E129-E137, 1989.</w:delText>
              </w:r>
            </w:del>
          </w:p>
          <w:p w14:paraId="6E496046" w14:textId="159E582D" w:rsidR="002141BA" w:rsidRPr="00A81E65" w:rsidDel="00273FCB" w:rsidRDefault="002141BA" w:rsidP="002141BA">
            <w:pPr>
              <w:pStyle w:val="p1"/>
              <w:numPr>
                <w:ilvl w:val="0"/>
                <w:numId w:val="25"/>
              </w:numPr>
              <w:rPr>
                <w:del w:id="1775" w:author="sam cornet" w:date="2025-03-17T23:01:00Z" w16du:dateUtc="2025-03-17T22:01:00Z"/>
                <w:rFonts w:asciiTheme="minorHAnsi" w:hAnsiTheme="minorHAnsi" w:cstheme="minorHAnsi"/>
                <w:sz w:val="16"/>
                <w:szCs w:val="16"/>
                <w:rPrChange w:id="1776" w:author="Momo" w:date="2025-03-18T09:54:00Z" w16du:dateUtc="2025-03-18T07:54:00Z">
                  <w:rPr>
                    <w:del w:id="1777" w:author="sam cornet" w:date="2025-03-17T23:01:00Z" w16du:dateUtc="2025-03-17T22:01:00Z"/>
                    <w:rFonts w:asciiTheme="minorHAnsi" w:hAnsiTheme="minorHAnsi" w:cstheme="minorHAnsi"/>
                    <w:sz w:val="16"/>
                    <w:szCs w:val="16"/>
                    <w:lang w:val="en-US"/>
                  </w:rPr>
                </w:rPrChange>
              </w:rPr>
            </w:pPr>
            <w:del w:id="1778" w:author="sam cornet" w:date="2025-03-17T23:01:00Z" w16du:dateUtc="2025-03-17T22:01:00Z">
              <w:r w:rsidRPr="00A81E65" w:rsidDel="00273FCB">
                <w:rPr>
                  <w:rFonts w:asciiTheme="minorHAnsi" w:hAnsiTheme="minorHAnsi" w:cstheme="minorHAnsi"/>
                  <w:sz w:val="16"/>
                  <w:szCs w:val="16"/>
                  <w:rPrChange w:id="1779" w:author="Momo" w:date="2025-03-18T09:54:00Z" w16du:dateUtc="2025-03-18T07:54:00Z">
                    <w:rPr>
                      <w:rFonts w:asciiTheme="minorHAnsi" w:hAnsiTheme="minorHAnsi" w:cstheme="minorHAnsi"/>
                      <w:sz w:val="16"/>
                      <w:szCs w:val="16"/>
                      <w:lang w:val="en-US"/>
                    </w:rPr>
                  </w:rPrChange>
                </w:rPr>
                <w:delText>3. Cuneo RC, Wallace LD. Growth hormone, insulin-like growth factors and sport, 1994.</w:delText>
              </w:r>
            </w:del>
          </w:p>
          <w:p w14:paraId="3C1D8482" w14:textId="5C30D69E" w:rsidR="002141BA" w:rsidRPr="00A81E65" w:rsidDel="00273FCB" w:rsidRDefault="002141BA" w:rsidP="002141BA">
            <w:pPr>
              <w:pStyle w:val="p1"/>
              <w:numPr>
                <w:ilvl w:val="0"/>
                <w:numId w:val="25"/>
              </w:numPr>
              <w:rPr>
                <w:del w:id="1780" w:author="sam cornet" w:date="2025-03-17T23:01:00Z" w16du:dateUtc="2025-03-17T22:01:00Z"/>
                <w:rFonts w:asciiTheme="minorHAnsi" w:hAnsiTheme="minorHAnsi" w:cstheme="minorHAnsi"/>
                <w:sz w:val="16"/>
                <w:szCs w:val="16"/>
                <w:rPrChange w:id="1781" w:author="Momo" w:date="2025-03-18T09:54:00Z" w16du:dateUtc="2025-03-18T07:54:00Z">
                  <w:rPr>
                    <w:del w:id="1782" w:author="sam cornet" w:date="2025-03-17T23:01:00Z" w16du:dateUtc="2025-03-17T22:01:00Z"/>
                    <w:rFonts w:asciiTheme="minorHAnsi" w:hAnsiTheme="minorHAnsi" w:cstheme="minorHAnsi"/>
                    <w:sz w:val="16"/>
                    <w:szCs w:val="16"/>
                    <w:lang w:val="en-US"/>
                  </w:rPr>
                </w:rPrChange>
              </w:rPr>
            </w:pPr>
            <w:del w:id="1783" w:author="sam cornet" w:date="2025-03-17T23:01:00Z" w16du:dateUtc="2025-03-17T22:01:00Z">
              <w:r w:rsidRPr="00A81E65" w:rsidDel="00273FCB">
                <w:rPr>
                  <w:rFonts w:asciiTheme="minorHAnsi" w:hAnsiTheme="minorHAnsi" w:cstheme="minorHAnsi"/>
                  <w:sz w:val="16"/>
                  <w:szCs w:val="16"/>
                  <w:rPrChange w:id="1784" w:author="Momo" w:date="2025-03-18T09:54:00Z" w16du:dateUtc="2025-03-18T07:54:00Z">
                    <w:rPr>
                      <w:rFonts w:asciiTheme="minorHAnsi" w:hAnsiTheme="minorHAnsi" w:cstheme="minorHAnsi"/>
                      <w:sz w:val="16"/>
                      <w:szCs w:val="16"/>
                      <w:lang w:val="en-US"/>
                    </w:rPr>
                  </w:rPrChange>
                </w:rPr>
                <w:delText>4. D'Eon TM, Sharoff C, Chipkin SR, Grow D, Ruby BC, Braun B. Regulation of exercise carbohydrate metabolism by estrogen and progesterone in women. Am J Physiol Endocrinol Metab. 283(5):E1046-55,2002.</w:delText>
              </w:r>
            </w:del>
          </w:p>
          <w:p w14:paraId="028D7B88" w14:textId="7E1702B1" w:rsidR="002141BA" w:rsidRPr="00A81E65" w:rsidDel="00273FCB" w:rsidRDefault="002141BA" w:rsidP="002141BA">
            <w:pPr>
              <w:pStyle w:val="p1"/>
              <w:numPr>
                <w:ilvl w:val="0"/>
                <w:numId w:val="25"/>
              </w:numPr>
              <w:rPr>
                <w:del w:id="1785" w:author="sam cornet" w:date="2025-03-17T23:01:00Z" w16du:dateUtc="2025-03-17T22:01:00Z"/>
                <w:rFonts w:asciiTheme="minorHAnsi" w:hAnsiTheme="minorHAnsi" w:cstheme="minorHAnsi"/>
                <w:sz w:val="16"/>
                <w:szCs w:val="16"/>
                <w:rPrChange w:id="1786" w:author="Momo" w:date="2025-03-18T09:54:00Z" w16du:dateUtc="2025-03-18T07:54:00Z">
                  <w:rPr>
                    <w:del w:id="1787" w:author="sam cornet" w:date="2025-03-17T23:01:00Z" w16du:dateUtc="2025-03-17T22:01:00Z"/>
                    <w:rFonts w:asciiTheme="minorHAnsi" w:hAnsiTheme="minorHAnsi" w:cstheme="minorHAnsi"/>
                    <w:sz w:val="16"/>
                    <w:szCs w:val="16"/>
                    <w:lang w:val="en-US"/>
                  </w:rPr>
                </w:rPrChange>
              </w:rPr>
            </w:pPr>
            <w:del w:id="1788" w:author="sam cornet" w:date="2025-03-17T23:01:00Z" w16du:dateUtc="2025-03-17T22:01:00Z">
              <w:r w:rsidRPr="00A81E65" w:rsidDel="00273FCB">
                <w:rPr>
                  <w:rFonts w:asciiTheme="minorHAnsi" w:hAnsiTheme="minorHAnsi" w:cstheme="minorHAnsi"/>
                  <w:sz w:val="16"/>
                  <w:szCs w:val="16"/>
                  <w:rPrChange w:id="1789" w:author="Momo" w:date="2025-03-18T09:54:00Z" w16du:dateUtc="2025-03-18T07:54:00Z">
                    <w:rPr>
                      <w:rFonts w:asciiTheme="minorHAnsi" w:hAnsiTheme="minorHAnsi" w:cstheme="minorHAnsi"/>
                      <w:sz w:val="16"/>
                      <w:szCs w:val="16"/>
                      <w:lang w:val="en-US"/>
                    </w:rPr>
                  </w:rPrChange>
                </w:rPr>
                <w:delText>5. Duclos M, Corcuff JB, Rashedi M, Fougere V, Manier G. Does functional alteration of the gonadotropic axis occur in endurance trained athletes during and after exercise? A preliminary study. Eur J Appl Physiol Occup Physiol. 73(5):427-33, 1996.</w:delText>
              </w:r>
            </w:del>
          </w:p>
          <w:p w14:paraId="5D3C65E7" w14:textId="4E55445B" w:rsidR="002141BA" w:rsidRPr="00A81E65" w:rsidDel="00273FCB" w:rsidRDefault="002141BA" w:rsidP="002141BA">
            <w:pPr>
              <w:pStyle w:val="p1"/>
              <w:numPr>
                <w:ilvl w:val="0"/>
                <w:numId w:val="25"/>
              </w:numPr>
              <w:rPr>
                <w:del w:id="1790" w:author="sam cornet" w:date="2025-03-17T23:01:00Z" w16du:dateUtc="2025-03-17T22:01:00Z"/>
                <w:rFonts w:asciiTheme="minorHAnsi" w:hAnsiTheme="minorHAnsi" w:cstheme="minorHAnsi"/>
                <w:sz w:val="16"/>
                <w:szCs w:val="16"/>
                <w:rPrChange w:id="1791" w:author="Momo" w:date="2025-03-18T09:54:00Z" w16du:dateUtc="2025-03-18T07:54:00Z">
                  <w:rPr>
                    <w:del w:id="1792" w:author="sam cornet" w:date="2025-03-17T23:01:00Z" w16du:dateUtc="2025-03-17T22:01:00Z"/>
                    <w:rFonts w:asciiTheme="minorHAnsi" w:hAnsiTheme="minorHAnsi" w:cstheme="minorHAnsi"/>
                    <w:sz w:val="16"/>
                    <w:szCs w:val="16"/>
                    <w:lang w:val="en-US"/>
                  </w:rPr>
                </w:rPrChange>
              </w:rPr>
            </w:pPr>
            <w:del w:id="1793" w:author="sam cornet" w:date="2025-03-17T23:01:00Z" w16du:dateUtc="2025-03-17T22:01:00Z">
              <w:r w:rsidRPr="00A81E65" w:rsidDel="00273FCB">
                <w:rPr>
                  <w:rFonts w:asciiTheme="minorHAnsi" w:hAnsiTheme="minorHAnsi" w:cstheme="minorHAnsi"/>
                  <w:sz w:val="16"/>
                  <w:szCs w:val="16"/>
                  <w:rPrChange w:id="1794" w:author="Momo" w:date="2025-03-18T09:54:00Z" w16du:dateUtc="2025-03-18T07:54:00Z">
                    <w:rPr>
                      <w:rFonts w:asciiTheme="minorHAnsi" w:hAnsiTheme="minorHAnsi" w:cstheme="minorHAnsi"/>
                      <w:sz w:val="16"/>
                      <w:szCs w:val="16"/>
                      <w:lang w:val="en-US"/>
                    </w:rPr>
                  </w:rPrChange>
                </w:rPr>
                <w:delText xml:space="preserve">6. Duclos M, Corcuff JB, Rashedi M, Fougère V, Manier G. Trained versus untrained: different hypothalamo-pituitary adrenal axis responses to exercise recovery. Eur J Appl Physiol, 1997. </w:delText>
              </w:r>
            </w:del>
          </w:p>
          <w:p w14:paraId="2447C7AE" w14:textId="11A7A161" w:rsidR="002141BA" w:rsidRPr="00A81E65" w:rsidDel="00273FCB" w:rsidRDefault="002141BA" w:rsidP="002141BA">
            <w:pPr>
              <w:pStyle w:val="p1"/>
              <w:numPr>
                <w:ilvl w:val="0"/>
                <w:numId w:val="25"/>
              </w:numPr>
              <w:rPr>
                <w:del w:id="1795" w:author="sam cornet" w:date="2025-03-17T23:01:00Z" w16du:dateUtc="2025-03-17T22:01:00Z"/>
                <w:rFonts w:asciiTheme="minorHAnsi" w:hAnsiTheme="minorHAnsi" w:cstheme="minorHAnsi"/>
                <w:sz w:val="16"/>
                <w:szCs w:val="16"/>
                <w:rPrChange w:id="1796" w:author="Momo" w:date="2025-03-18T09:54:00Z" w16du:dateUtc="2025-03-18T07:54:00Z">
                  <w:rPr>
                    <w:del w:id="1797" w:author="sam cornet" w:date="2025-03-17T23:01:00Z" w16du:dateUtc="2025-03-17T22:01:00Z"/>
                    <w:rFonts w:asciiTheme="minorHAnsi" w:hAnsiTheme="minorHAnsi" w:cstheme="minorHAnsi"/>
                    <w:sz w:val="16"/>
                    <w:szCs w:val="16"/>
                    <w:lang w:val="en-US"/>
                  </w:rPr>
                </w:rPrChange>
              </w:rPr>
            </w:pPr>
            <w:del w:id="1798" w:author="sam cornet" w:date="2025-03-17T23:01:00Z" w16du:dateUtc="2025-03-17T22:01:00Z">
              <w:r w:rsidRPr="00A81E65" w:rsidDel="00273FCB">
                <w:rPr>
                  <w:rFonts w:asciiTheme="minorHAnsi" w:hAnsiTheme="minorHAnsi" w:cstheme="minorHAnsi"/>
                  <w:sz w:val="16"/>
                  <w:szCs w:val="16"/>
                  <w:rPrChange w:id="1799" w:author="Momo" w:date="2025-03-18T09:54:00Z" w16du:dateUtc="2025-03-18T07:54:00Z">
                    <w:rPr>
                      <w:rFonts w:asciiTheme="minorHAnsi" w:hAnsiTheme="minorHAnsi" w:cstheme="minorHAnsi"/>
                      <w:sz w:val="16"/>
                      <w:szCs w:val="16"/>
                      <w:lang w:val="en-US"/>
                    </w:rPr>
                  </w:rPrChange>
                </w:rPr>
                <w:delText>7. Filaire E, Duche P, Lac G, Robert A. Saliva cortisol, physical exercise and training : influences of swimming and handball on cortisol concentrations in women. Eur J Appl Physiol, 1996.</w:delText>
              </w:r>
            </w:del>
          </w:p>
          <w:p w14:paraId="13AA42F9" w14:textId="3B082352" w:rsidR="002141BA" w:rsidRPr="00A81E65" w:rsidDel="00273FCB" w:rsidRDefault="002141BA" w:rsidP="002141BA">
            <w:pPr>
              <w:pStyle w:val="p1"/>
              <w:numPr>
                <w:ilvl w:val="0"/>
                <w:numId w:val="25"/>
              </w:numPr>
              <w:rPr>
                <w:del w:id="1800" w:author="sam cornet" w:date="2025-03-17T23:01:00Z" w16du:dateUtc="2025-03-17T22:01:00Z"/>
                <w:rFonts w:asciiTheme="minorHAnsi" w:hAnsiTheme="minorHAnsi" w:cstheme="minorHAnsi"/>
                <w:sz w:val="16"/>
                <w:szCs w:val="16"/>
                <w:rPrChange w:id="1801" w:author="Momo" w:date="2025-03-18T09:54:00Z" w16du:dateUtc="2025-03-18T07:54:00Z">
                  <w:rPr>
                    <w:del w:id="1802" w:author="sam cornet" w:date="2025-03-17T23:01:00Z" w16du:dateUtc="2025-03-17T22:01:00Z"/>
                    <w:rFonts w:asciiTheme="minorHAnsi" w:hAnsiTheme="minorHAnsi" w:cstheme="minorHAnsi"/>
                    <w:sz w:val="16"/>
                    <w:szCs w:val="16"/>
                    <w:lang w:val="en-US"/>
                  </w:rPr>
                </w:rPrChange>
              </w:rPr>
            </w:pPr>
            <w:del w:id="1803" w:author="sam cornet" w:date="2025-03-17T23:01:00Z" w16du:dateUtc="2025-03-17T22:01:00Z">
              <w:r w:rsidRPr="00A81E65" w:rsidDel="00273FCB">
                <w:rPr>
                  <w:rFonts w:asciiTheme="minorHAnsi" w:hAnsiTheme="minorHAnsi" w:cstheme="minorHAnsi"/>
                  <w:sz w:val="16"/>
                  <w:szCs w:val="16"/>
                  <w:rPrChange w:id="1804" w:author="Momo" w:date="2025-03-18T09:54:00Z" w16du:dateUtc="2025-03-18T07:54:00Z">
                    <w:rPr>
                      <w:rFonts w:asciiTheme="minorHAnsi" w:hAnsiTheme="minorHAnsi" w:cstheme="minorHAnsi"/>
                      <w:sz w:val="16"/>
                      <w:szCs w:val="16"/>
                      <w:lang w:val="en-US"/>
                    </w:rPr>
                  </w:rPrChange>
                </w:rPr>
                <w:delText xml:space="preserve">8. Freund BJ, Claybaugh JR, Dice MS, Hashiro GM. Hormonal and vascular fluid responses to maximal exercise in trained and untrained males. J Appl Physiol. 63(2):669-75, 1987. </w:delText>
              </w:r>
            </w:del>
          </w:p>
          <w:p w14:paraId="057886EB" w14:textId="2357AAD5" w:rsidR="002141BA" w:rsidRPr="00A81E65" w:rsidDel="00273FCB" w:rsidRDefault="002141BA" w:rsidP="002141BA">
            <w:pPr>
              <w:pStyle w:val="p1"/>
              <w:numPr>
                <w:ilvl w:val="0"/>
                <w:numId w:val="25"/>
              </w:numPr>
              <w:rPr>
                <w:del w:id="1805" w:author="sam cornet" w:date="2025-03-17T23:01:00Z" w16du:dateUtc="2025-03-17T22:01:00Z"/>
                <w:rFonts w:asciiTheme="minorHAnsi" w:hAnsiTheme="minorHAnsi" w:cstheme="minorHAnsi"/>
                <w:sz w:val="16"/>
                <w:szCs w:val="16"/>
                <w:rPrChange w:id="1806" w:author="Momo" w:date="2025-03-18T09:54:00Z" w16du:dateUtc="2025-03-18T07:54:00Z">
                  <w:rPr>
                    <w:del w:id="1807" w:author="sam cornet" w:date="2025-03-17T23:01:00Z" w16du:dateUtc="2025-03-17T22:01:00Z"/>
                    <w:rFonts w:asciiTheme="minorHAnsi" w:hAnsiTheme="minorHAnsi" w:cstheme="minorHAnsi"/>
                    <w:sz w:val="16"/>
                    <w:szCs w:val="16"/>
                    <w:lang w:val="en-US"/>
                  </w:rPr>
                </w:rPrChange>
              </w:rPr>
            </w:pPr>
            <w:del w:id="1808" w:author="sam cornet" w:date="2025-03-17T23:01:00Z" w16du:dateUtc="2025-03-17T22:01:00Z">
              <w:r w:rsidRPr="00A81E65" w:rsidDel="00273FCB">
                <w:rPr>
                  <w:rFonts w:asciiTheme="minorHAnsi" w:hAnsiTheme="minorHAnsi" w:cstheme="minorHAnsi"/>
                  <w:sz w:val="16"/>
                  <w:szCs w:val="16"/>
                  <w:rPrChange w:id="1809" w:author="Momo" w:date="2025-03-18T09:54:00Z" w16du:dateUtc="2025-03-18T07:54:00Z">
                    <w:rPr>
                      <w:rFonts w:asciiTheme="minorHAnsi" w:hAnsiTheme="minorHAnsi" w:cstheme="minorHAnsi"/>
                      <w:sz w:val="16"/>
                      <w:szCs w:val="16"/>
                      <w:lang w:val="en-US"/>
                    </w:rPr>
                  </w:rPrChange>
                </w:rPr>
                <w:delText>9. Galbo H. Hormonal and Metabolic Adaptation to Exercise.Georg Thieme Verlag Stuttgart1983</w:delText>
              </w:r>
            </w:del>
          </w:p>
          <w:p w14:paraId="1DA2B207" w14:textId="68CB9C1E" w:rsidR="002141BA" w:rsidRPr="00A81E65" w:rsidDel="00273FCB" w:rsidRDefault="002141BA" w:rsidP="002141BA">
            <w:pPr>
              <w:pStyle w:val="p1"/>
              <w:numPr>
                <w:ilvl w:val="0"/>
                <w:numId w:val="25"/>
              </w:numPr>
              <w:rPr>
                <w:del w:id="1810" w:author="sam cornet" w:date="2025-03-17T23:01:00Z" w16du:dateUtc="2025-03-17T22:01:00Z"/>
                <w:rFonts w:asciiTheme="minorHAnsi" w:hAnsiTheme="minorHAnsi" w:cstheme="minorHAnsi"/>
                <w:sz w:val="16"/>
                <w:szCs w:val="16"/>
                <w:rPrChange w:id="1811" w:author="Momo" w:date="2025-03-18T09:54:00Z" w16du:dateUtc="2025-03-18T07:54:00Z">
                  <w:rPr>
                    <w:del w:id="1812" w:author="sam cornet" w:date="2025-03-17T23:01:00Z" w16du:dateUtc="2025-03-17T22:01:00Z"/>
                    <w:rFonts w:asciiTheme="minorHAnsi" w:hAnsiTheme="minorHAnsi" w:cstheme="minorHAnsi"/>
                    <w:sz w:val="16"/>
                    <w:szCs w:val="16"/>
                    <w:lang w:val="en-US"/>
                  </w:rPr>
                </w:rPrChange>
              </w:rPr>
            </w:pPr>
            <w:del w:id="1813" w:author="sam cornet" w:date="2025-03-17T23:01:00Z" w16du:dateUtc="2025-03-17T22:01:00Z">
              <w:r w:rsidRPr="00A81E65" w:rsidDel="00273FCB">
                <w:rPr>
                  <w:rFonts w:asciiTheme="minorHAnsi" w:hAnsiTheme="minorHAnsi" w:cstheme="minorHAnsi"/>
                  <w:sz w:val="16"/>
                  <w:szCs w:val="16"/>
                  <w:rPrChange w:id="1814" w:author="Momo" w:date="2025-03-18T09:54:00Z" w16du:dateUtc="2025-03-18T07:54:00Z">
                    <w:rPr>
                      <w:rFonts w:asciiTheme="minorHAnsi" w:hAnsiTheme="minorHAnsi" w:cstheme="minorHAnsi"/>
                      <w:sz w:val="16"/>
                      <w:szCs w:val="16"/>
                      <w:lang w:val="en-US"/>
                    </w:rPr>
                  </w:rPrChange>
                </w:rPr>
                <w:delText>10. Inder WJ, Hellemans J, Swanney MP, Prickett TC, Donald RA. Prolonged exercise increases peripheral plasma ACTH, CRH, and AVP in male athletes. J Appl Physiol. 85(3):835-41, 1998.</w:delText>
              </w:r>
            </w:del>
          </w:p>
          <w:p w14:paraId="375A09BF" w14:textId="020852E8" w:rsidR="002141BA" w:rsidRPr="00A81E65" w:rsidDel="00273FCB" w:rsidRDefault="002141BA" w:rsidP="002141BA">
            <w:pPr>
              <w:pStyle w:val="p1"/>
              <w:numPr>
                <w:ilvl w:val="0"/>
                <w:numId w:val="25"/>
              </w:numPr>
              <w:rPr>
                <w:del w:id="1815" w:author="sam cornet" w:date="2025-03-17T23:01:00Z" w16du:dateUtc="2025-03-17T22:01:00Z"/>
                <w:rFonts w:asciiTheme="minorHAnsi" w:hAnsiTheme="minorHAnsi" w:cstheme="minorHAnsi"/>
                <w:sz w:val="16"/>
                <w:szCs w:val="16"/>
                <w:rPrChange w:id="1816" w:author="Momo" w:date="2025-03-18T09:54:00Z" w16du:dateUtc="2025-03-18T07:54:00Z">
                  <w:rPr>
                    <w:del w:id="1817" w:author="sam cornet" w:date="2025-03-17T23:01:00Z" w16du:dateUtc="2025-03-17T22:01:00Z"/>
                    <w:rFonts w:asciiTheme="minorHAnsi" w:hAnsiTheme="minorHAnsi" w:cstheme="minorHAnsi"/>
                    <w:sz w:val="16"/>
                    <w:szCs w:val="16"/>
                    <w:lang w:val="en-US"/>
                  </w:rPr>
                </w:rPrChange>
              </w:rPr>
            </w:pPr>
            <w:del w:id="1818" w:author="sam cornet" w:date="2025-03-17T23:01:00Z" w16du:dateUtc="2025-03-17T22:01:00Z">
              <w:r w:rsidRPr="00A81E65" w:rsidDel="00273FCB">
                <w:rPr>
                  <w:rFonts w:asciiTheme="minorHAnsi" w:hAnsiTheme="minorHAnsi" w:cstheme="minorHAnsi"/>
                  <w:sz w:val="16"/>
                  <w:szCs w:val="16"/>
                  <w:rPrChange w:id="1819" w:author="Momo" w:date="2025-03-18T09:54:00Z" w16du:dateUtc="2025-03-18T07:54:00Z">
                    <w:rPr>
                      <w:rFonts w:asciiTheme="minorHAnsi" w:hAnsiTheme="minorHAnsi" w:cstheme="minorHAnsi"/>
                      <w:sz w:val="16"/>
                      <w:szCs w:val="16"/>
                      <w:lang w:val="en-US"/>
                    </w:rPr>
                  </w:rPrChange>
                </w:rPr>
                <w:delText>11. Jaffre C, Lac G, Benhamou CL, Courteix D. Effects of chronic intensive training on androgenic and cortisol profiles in premenarchal female gymnasts. Eur J Appl Physiol 87(1): 85-89, 2002.</w:delText>
              </w:r>
            </w:del>
          </w:p>
          <w:p w14:paraId="6C37B915" w14:textId="6F2223CF" w:rsidR="002141BA" w:rsidRPr="00A81E65" w:rsidDel="00273FCB" w:rsidRDefault="002141BA" w:rsidP="002141BA">
            <w:pPr>
              <w:pStyle w:val="p1"/>
              <w:numPr>
                <w:ilvl w:val="0"/>
                <w:numId w:val="25"/>
              </w:numPr>
              <w:rPr>
                <w:del w:id="1820" w:author="sam cornet" w:date="2025-03-17T23:01:00Z" w16du:dateUtc="2025-03-17T22:01:00Z"/>
                <w:rFonts w:asciiTheme="minorHAnsi" w:hAnsiTheme="minorHAnsi" w:cstheme="minorHAnsi"/>
                <w:sz w:val="16"/>
                <w:szCs w:val="16"/>
                <w:rPrChange w:id="1821" w:author="Momo" w:date="2025-03-18T09:54:00Z" w16du:dateUtc="2025-03-18T07:54:00Z">
                  <w:rPr>
                    <w:del w:id="1822" w:author="sam cornet" w:date="2025-03-17T23:01:00Z" w16du:dateUtc="2025-03-17T22:01:00Z"/>
                    <w:rFonts w:asciiTheme="minorHAnsi" w:hAnsiTheme="minorHAnsi" w:cstheme="minorHAnsi"/>
                    <w:sz w:val="16"/>
                    <w:szCs w:val="16"/>
                    <w:lang w:val="en-US"/>
                  </w:rPr>
                </w:rPrChange>
              </w:rPr>
            </w:pPr>
            <w:del w:id="1823" w:author="sam cornet" w:date="2025-03-17T23:01:00Z" w16du:dateUtc="2025-03-17T22:01:00Z">
              <w:r w:rsidRPr="00A81E65" w:rsidDel="00273FCB">
                <w:rPr>
                  <w:rFonts w:asciiTheme="minorHAnsi" w:hAnsiTheme="minorHAnsi" w:cstheme="minorHAnsi"/>
                  <w:sz w:val="16"/>
                  <w:szCs w:val="16"/>
                  <w:rPrChange w:id="1824" w:author="Momo" w:date="2025-03-18T09:54:00Z" w16du:dateUtc="2025-03-18T07:54:00Z">
                    <w:rPr>
                      <w:rFonts w:asciiTheme="minorHAnsi" w:hAnsiTheme="minorHAnsi" w:cstheme="minorHAnsi"/>
                      <w:sz w:val="16"/>
                      <w:szCs w:val="16"/>
                      <w:lang w:val="en-US"/>
                    </w:rPr>
                  </w:rPrChange>
                </w:rPr>
                <w:delText>12. King DS, Sharp RL, Vukovich MD, Brown GA, Reifenrath TA, Uhl NL, Parsons KA. Effect of oral androstenedione on serum testosterone and adaptations to resistance training in young men: a randomized controlled trial. JAMA. 2;281(21):2020-8, 1999.</w:delText>
              </w:r>
            </w:del>
          </w:p>
          <w:p w14:paraId="31770C03" w14:textId="11E79659" w:rsidR="002141BA" w:rsidRPr="00A81E65" w:rsidDel="00273FCB" w:rsidRDefault="002141BA" w:rsidP="002141BA">
            <w:pPr>
              <w:pStyle w:val="p1"/>
              <w:numPr>
                <w:ilvl w:val="0"/>
                <w:numId w:val="25"/>
              </w:numPr>
              <w:rPr>
                <w:del w:id="1825" w:author="sam cornet" w:date="2025-03-17T23:01:00Z" w16du:dateUtc="2025-03-17T22:01:00Z"/>
                <w:rFonts w:asciiTheme="minorHAnsi" w:hAnsiTheme="minorHAnsi" w:cstheme="minorHAnsi"/>
                <w:sz w:val="16"/>
                <w:szCs w:val="16"/>
                <w:rPrChange w:id="1826" w:author="Momo" w:date="2025-03-18T09:54:00Z" w16du:dateUtc="2025-03-18T07:54:00Z">
                  <w:rPr>
                    <w:del w:id="1827" w:author="sam cornet" w:date="2025-03-17T23:01:00Z" w16du:dateUtc="2025-03-17T22:01:00Z"/>
                    <w:rFonts w:asciiTheme="minorHAnsi" w:hAnsiTheme="minorHAnsi" w:cstheme="minorHAnsi"/>
                    <w:sz w:val="16"/>
                    <w:szCs w:val="16"/>
                    <w:lang w:val="en-US"/>
                  </w:rPr>
                </w:rPrChange>
              </w:rPr>
            </w:pPr>
            <w:del w:id="1828" w:author="sam cornet" w:date="2025-03-17T23:01:00Z" w16du:dateUtc="2025-03-17T22:01:00Z">
              <w:r w:rsidRPr="00A81E65" w:rsidDel="00273FCB">
                <w:rPr>
                  <w:rFonts w:asciiTheme="minorHAnsi" w:hAnsiTheme="minorHAnsi" w:cstheme="minorHAnsi"/>
                  <w:sz w:val="16"/>
                  <w:szCs w:val="16"/>
                  <w:rPrChange w:id="1829" w:author="Momo" w:date="2025-03-18T09:54:00Z" w16du:dateUtc="2025-03-18T07:54:00Z">
                    <w:rPr>
                      <w:rFonts w:asciiTheme="minorHAnsi" w:hAnsiTheme="minorHAnsi" w:cstheme="minorHAnsi"/>
                      <w:sz w:val="16"/>
                      <w:szCs w:val="16"/>
                      <w:lang w:val="en-US"/>
                    </w:rPr>
                  </w:rPrChange>
                </w:rPr>
                <w:delText>13. Kjäer M., Christensen N.J., Sonne B., Richter E.A., Galbo H. Effect of exercise on epinephrine turnover in trained and untrained male subjects. J Appl Physiol. 59: 1061-1067, 1985.</w:delText>
              </w:r>
            </w:del>
          </w:p>
          <w:p w14:paraId="737CE381" w14:textId="3A718514" w:rsidR="002141BA" w:rsidRPr="00A81E65" w:rsidDel="00273FCB" w:rsidRDefault="002141BA" w:rsidP="002141BA">
            <w:pPr>
              <w:pStyle w:val="p1"/>
              <w:numPr>
                <w:ilvl w:val="0"/>
                <w:numId w:val="25"/>
              </w:numPr>
              <w:rPr>
                <w:del w:id="1830" w:author="sam cornet" w:date="2025-03-17T23:01:00Z" w16du:dateUtc="2025-03-17T22:01:00Z"/>
                <w:rFonts w:asciiTheme="minorHAnsi" w:hAnsiTheme="minorHAnsi" w:cstheme="minorHAnsi"/>
                <w:sz w:val="16"/>
                <w:szCs w:val="16"/>
                <w:rPrChange w:id="1831" w:author="Momo" w:date="2025-03-18T09:54:00Z" w16du:dateUtc="2025-03-18T07:54:00Z">
                  <w:rPr>
                    <w:del w:id="1832" w:author="sam cornet" w:date="2025-03-17T23:01:00Z" w16du:dateUtc="2025-03-17T22:01:00Z"/>
                    <w:rFonts w:asciiTheme="minorHAnsi" w:hAnsiTheme="minorHAnsi" w:cstheme="minorHAnsi"/>
                    <w:sz w:val="16"/>
                    <w:szCs w:val="16"/>
                    <w:lang w:val="en-US"/>
                  </w:rPr>
                </w:rPrChange>
              </w:rPr>
            </w:pPr>
            <w:del w:id="1833" w:author="sam cornet" w:date="2025-03-17T23:01:00Z" w16du:dateUtc="2025-03-17T22:01:00Z">
              <w:r w:rsidRPr="00A81E65" w:rsidDel="00273FCB">
                <w:rPr>
                  <w:rFonts w:asciiTheme="minorHAnsi" w:hAnsiTheme="minorHAnsi" w:cstheme="minorHAnsi"/>
                  <w:sz w:val="16"/>
                  <w:szCs w:val="16"/>
                  <w:rPrChange w:id="1834" w:author="Momo" w:date="2025-03-18T09:54:00Z" w16du:dateUtc="2025-03-18T07:54:00Z">
                    <w:rPr>
                      <w:rFonts w:asciiTheme="minorHAnsi" w:hAnsiTheme="minorHAnsi" w:cstheme="minorHAnsi"/>
                      <w:sz w:val="16"/>
                      <w:szCs w:val="16"/>
                      <w:lang w:val="en-US"/>
                    </w:rPr>
                  </w:rPrChange>
                </w:rPr>
                <w:delText xml:space="preserve">14. Kjäer M., Galbo H. The effect of physical training on the capacity to secrete epinephrine. J Appl </w:delText>
              </w:r>
              <w:r w:rsidRPr="00A81E65" w:rsidDel="00273FCB">
                <w:rPr>
                  <w:rStyle w:val="s1"/>
                  <w:rFonts w:asciiTheme="minorHAnsi" w:hAnsiTheme="minorHAnsi" w:cstheme="minorHAnsi"/>
                  <w:sz w:val="16"/>
                  <w:szCs w:val="16"/>
                  <w:rPrChange w:id="1835" w:author="Momo" w:date="2025-03-18T09:54:00Z" w16du:dateUtc="2025-03-18T07:54:00Z">
                    <w:rPr>
                      <w:rStyle w:val="s1"/>
                      <w:rFonts w:asciiTheme="minorHAnsi" w:hAnsiTheme="minorHAnsi" w:cstheme="minorHAnsi"/>
                      <w:sz w:val="16"/>
                      <w:szCs w:val="16"/>
                      <w:lang w:val="en-US"/>
                    </w:rPr>
                  </w:rPrChange>
                </w:rPr>
                <w:delText xml:space="preserve">Physiol. </w:delText>
              </w:r>
              <w:r w:rsidRPr="00A81E65" w:rsidDel="00273FCB">
                <w:rPr>
                  <w:rFonts w:asciiTheme="minorHAnsi" w:hAnsiTheme="minorHAnsi" w:cstheme="minorHAnsi"/>
                  <w:sz w:val="16"/>
                  <w:szCs w:val="16"/>
                  <w:rPrChange w:id="1836" w:author="Momo" w:date="2025-03-18T09:54:00Z" w16du:dateUtc="2025-03-18T07:54:00Z">
                    <w:rPr>
                      <w:rFonts w:asciiTheme="minorHAnsi" w:hAnsiTheme="minorHAnsi" w:cstheme="minorHAnsi"/>
                      <w:sz w:val="16"/>
                      <w:szCs w:val="16"/>
                      <w:lang w:val="en-US"/>
                    </w:rPr>
                  </w:rPrChange>
                </w:rPr>
                <w:delText>64: 11-16, 1988.</w:delText>
              </w:r>
            </w:del>
          </w:p>
          <w:p w14:paraId="62C11001" w14:textId="347B4097" w:rsidR="002141BA" w:rsidRPr="00A81E65" w:rsidDel="00273FCB" w:rsidRDefault="002141BA" w:rsidP="002141BA">
            <w:pPr>
              <w:pStyle w:val="p1"/>
              <w:numPr>
                <w:ilvl w:val="0"/>
                <w:numId w:val="25"/>
              </w:numPr>
              <w:rPr>
                <w:del w:id="1837" w:author="sam cornet" w:date="2025-03-17T23:01:00Z" w16du:dateUtc="2025-03-17T22:01:00Z"/>
                <w:rFonts w:asciiTheme="minorHAnsi" w:hAnsiTheme="minorHAnsi" w:cstheme="minorHAnsi"/>
                <w:sz w:val="16"/>
                <w:szCs w:val="16"/>
                <w:rPrChange w:id="1838" w:author="Momo" w:date="2025-03-18T09:54:00Z" w16du:dateUtc="2025-03-18T07:54:00Z">
                  <w:rPr>
                    <w:del w:id="1839" w:author="sam cornet" w:date="2025-03-17T23:01:00Z" w16du:dateUtc="2025-03-17T22:01:00Z"/>
                    <w:rFonts w:asciiTheme="minorHAnsi" w:hAnsiTheme="minorHAnsi" w:cstheme="minorHAnsi"/>
                    <w:sz w:val="16"/>
                    <w:szCs w:val="16"/>
                    <w:lang w:val="en-US"/>
                  </w:rPr>
                </w:rPrChange>
              </w:rPr>
            </w:pPr>
            <w:del w:id="1840" w:author="sam cornet" w:date="2025-03-17T23:01:00Z" w16du:dateUtc="2025-03-17T22:01:00Z">
              <w:r w:rsidRPr="00A81E65" w:rsidDel="00273FCB">
                <w:rPr>
                  <w:rFonts w:asciiTheme="minorHAnsi" w:hAnsiTheme="minorHAnsi" w:cstheme="minorHAnsi"/>
                  <w:sz w:val="16"/>
                  <w:szCs w:val="16"/>
                  <w:rPrChange w:id="1841" w:author="Momo" w:date="2025-03-18T09:54:00Z" w16du:dateUtc="2025-03-18T07:54:00Z">
                    <w:rPr>
                      <w:rFonts w:asciiTheme="minorHAnsi" w:hAnsiTheme="minorHAnsi" w:cstheme="minorHAnsi"/>
                      <w:sz w:val="16"/>
                      <w:szCs w:val="16"/>
                      <w:lang w:val="en-US"/>
                    </w:rPr>
                  </w:rPrChange>
                </w:rPr>
                <w:delText xml:space="preserve">15. Koivisto V, Hendler R, Nadel E, Felig P. Influence of physical training on the fuel-hormone response to prolonged low intensity exercise. Metabolism 31: 192-197, 1982. </w:delText>
              </w:r>
            </w:del>
          </w:p>
          <w:p w14:paraId="17D8D9D6" w14:textId="2B3AF239" w:rsidR="002141BA" w:rsidRPr="00A81E65" w:rsidDel="00273FCB" w:rsidRDefault="002141BA" w:rsidP="002141BA">
            <w:pPr>
              <w:pStyle w:val="p1"/>
              <w:numPr>
                <w:ilvl w:val="0"/>
                <w:numId w:val="25"/>
              </w:numPr>
              <w:rPr>
                <w:del w:id="1842" w:author="sam cornet" w:date="2025-03-17T23:01:00Z" w16du:dateUtc="2025-03-17T22:01:00Z"/>
                <w:rFonts w:asciiTheme="minorHAnsi" w:hAnsiTheme="minorHAnsi" w:cstheme="minorHAnsi"/>
                <w:sz w:val="16"/>
                <w:szCs w:val="16"/>
                <w:rPrChange w:id="1843" w:author="Momo" w:date="2025-03-18T09:54:00Z" w16du:dateUtc="2025-03-18T07:54:00Z">
                  <w:rPr>
                    <w:del w:id="1844" w:author="sam cornet" w:date="2025-03-17T23:01:00Z" w16du:dateUtc="2025-03-17T22:01:00Z"/>
                    <w:rFonts w:asciiTheme="minorHAnsi" w:hAnsiTheme="minorHAnsi" w:cstheme="minorHAnsi"/>
                    <w:sz w:val="16"/>
                    <w:szCs w:val="16"/>
                    <w:lang w:val="en-US"/>
                  </w:rPr>
                </w:rPrChange>
              </w:rPr>
            </w:pPr>
            <w:del w:id="1845" w:author="sam cornet" w:date="2025-03-17T23:01:00Z" w16du:dateUtc="2025-03-17T22:01:00Z">
              <w:r w:rsidRPr="00A81E65" w:rsidDel="00273FCB">
                <w:rPr>
                  <w:rFonts w:asciiTheme="minorHAnsi" w:hAnsiTheme="minorHAnsi" w:cstheme="minorHAnsi"/>
                  <w:sz w:val="16"/>
                  <w:szCs w:val="16"/>
                  <w:rPrChange w:id="1846" w:author="Momo" w:date="2025-03-18T09:54:00Z" w16du:dateUtc="2025-03-18T07:54:00Z">
                    <w:rPr>
                      <w:rFonts w:asciiTheme="minorHAnsi" w:hAnsiTheme="minorHAnsi" w:cstheme="minorHAnsi"/>
                      <w:sz w:val="16"/>
                      <w:szCs w:val="16"/>
                      <w:lang w:val="en-US"/>
                    </w:rPr>
                  </w:rPrChange>
                </w:rPr>
                <w:delText>16. Lakhdar N, Bouassida A, Ben Saad H, Zaouali M, Zbidi A, Tabka Z. Effect of training status on adiponectin concentrations. Sport Sciences for Health. 5(3):113-119, 2009.</w:delText>
              </w:r>
            </w:del>
          </w:p>
          <w:p w14:paraId="1A386033" w14:textId="0DAC0A4F" w:rsidR="002141BA" w:rsidRPr="00A81E65" w:rsidDel="00273FCB" w:rsidRDefault="002141BA" w:rsidP="002141BA">
            <w:pPr>
              <w:pStyle w:val="p1"/>
              <w:numPr>
                <w:ilvl w:val="0"/>
                <w:numId w:val="25"/>
              </w:numPr>
              <w:rPr>
                <w:del w:id="1847" w:author="sam cornet" w:date="2025-03-17T23:01:00Z" w16du:dateUtc="2025-03-17T22:01:00Z"/>
                <w:rFonts w:asciiTheme="minorHAnsi" w:hAnsiTheme="minorHAnsi" w:cstheme="minorHAnsi"/>
                <w:sz w:val="16"/>
                <w:szCs w:val="16"/>
                <w:rPrChange w:id="1848" w:author="Momo" w:date="2025-03-18T09:54:00Z" w16du:dateUtc="2025-03-18T07:54:00Z">
                  <w:rPr>
                    <w:del w:id="1849" w:author="sam cornet" w:date="2025-03-17T23:01:00Z" w16du:dateUtc="2025-03-17T22:01:00Z"/>
                    <w:rFonts w:asciiTheme="minorHAnsi" w:hAnsiTheme="minorHAnsi" w:cstheme="minorHAnsi"/>
                    <w:sz w:val="16"/>
                    <w:szCs w:val="16"/>
                    <w:lang w:val="en-US"/>
                  </w:rPr>
                </w:rPrChange>
              </w:rPr>
            </w:pPr>
            <w:del w:id="1850" w:author="sam cornet" w:date="2025-03-17T23:01:00Z" w16du:dateUtc="2025-03-17T22:01:00Z">
              <w:r w:rsidRPr="00A81E65" w:rsidDel="00273FCB">
                <w:rPr>
                  <w:rFonts w:asciiTheme="minorHAnsi" w:hAnsiTheme="minorHAnsi" w:cstheme="minorHAnsi"/>
                  <w:sz w:val="16"/>
                  <w:szCs w:val="16"/>
                  <w:rPrChange w:id="1851" w:author="Momo" w:date="2025-03-18T09:54:00Z" w16du:dateUtc="2025-03-18T07:54:00Z">
                    <w:rPr>
                      <w:rFonts w:asciiTheme="minorHAnsi" w:hAnsiTheme="minorHAnsi" w:cstheme="minorHAnsi"/>
                      <w:sz w:val="16"/>
                      <w:szCs w:val="16"/>
                      <w:lang w:val="en-US"/>
                    </w:rPr>
                  </w:rPrChange>
                </w:rPr>
                <w:delText xml:space="preserve">17. Luger A, Watschinger B, Deuster P, Svoboda T, Clodi M, Chrousos GP. Plasma growth hormone and prolactin responses to graded levels of acute exercise and to a lactate infusion. </w:delText>
              </w:r>
              <w:r w:rsidRPr="00A81E65" w:rsidDel="00273FCB">
                <w:rPr>
                  <w:rStyle w:val="s1"/>
                  <w:sz w:val="13"/>
                  <w:szCs w:val="13"/>
                  <w:rPrChange w:id="1852" w:author="Momo" w:date="2025-03-18T09:54:00Z" w16du:dateUtc="2025-03-18T07:54:00Z">
                    <w:rPr>
                      <w:rStyle w:val="s1"/>
                      <w:sz w:val="13"/>
                      <w:szCs w:val="13"/>
                      <w:lang w:val="en-US"/>
                    </w:rPr>
                  </w:rPrChange>
                </w:rPr>
                <w:delText xml:space="preserve"> </w:delText>
              </w:r>
            </w:del>
          </w:p>
          <w:p w14:paraId="2332F5D0" w14:textId="3DCAE908" w:rsidR="002141BA" w:rsidRPr="002141BA" w:rsidDel="00273FCB" w:rsidRDefault="002141BA" w:rsidP="002141BA">
            <w:pPr>
              <w:pStyle w:val="p1"/>
              <w:numPr>
                <w:ilvl w:val="0"/>
                <w:numId w:val="25"/>
              </w:numPr>
              <w:rPr>
                <w:del w:id="1853" w:author="sam cornet" w:date="2025-03-17T23:01:00Z" w16du:dateUtc="2025-03-17T22:01:00Z"/>
                <w:rFonts w:asciiTheme="minorHAnsi" w:hAnsiTheme="minorHAnsi" w:cstheme="minorHAnsi"/>
                <w:sz w:val="16"/>
                <w:szCs w:val="16"/>
              </w:rPr>
            </w:pPr>
            <w:del w:id="1854" w:author="sam cornet" w:date="2025-03-17T23:01:00Z" w16du:dateUtc="2025-03-17T22:01:00Z">
              <w:r w:rsidRPr="002141BA" w:rsidDel="00273FCB">
                <w:rPr>
                  <w:rFonts w:asciiTheme="minorHAnsi" w:hAnsiTheme="minorHAnsi" w:cstheme="minorHAnsi"/>
                  <w:sz w:val="16"/>
                  <w:szCs w:val="16"/>
                </w:rPr>
                <w:delText xml:space="preserve">18. Monod H. Flandrois R. Physiologie du sport : Bases physiologiques des activités physiques et sportives. </w:delText>
              </w:r>
              <w:r w:rsidRPr="002141BA" w:rsidDel="00273FCB">
                <w:rPr>
                  <w:rStyle w:val="s1"/>
                  <w:rFonts w:asciiTheme="minorHAnsi" w:hAnsiTheme="minorHAnsi" w:cstheme="minorHAnsi"/>
                  <w:sz w:val="16"/>
                  <w:szCs w:val="16"/>
                </w:rPr>
                <w:delText xml:space="preserve">Edition Masson, </w:delText>
              </w:r>
              <w:r w:rsidRPr="002141BA" w:rsidDel="00273FCB">
                <w:rPr>
                  <w:rFonts w:asciiTheme="minorHAnsi" w:hAnsiTheme="minorHAnsi" w:cstheme="minorHAnsi"/>
                  <w:sz w:val="16"/>
                  <w:szCs w:val="16"/>
                </w:rPr>
                <w:delText>Paris, 1997.</w:delText>
              </w:r>
            </w:del>
          </w:p>
          <w:p w14:paraId="62E86E5D" w14:textId="2FF42BF4" w:rsidR="002141BA" w:rsidRPr="00A81E65" w:rsidDel="00273FCB" w:rsidRDefault="002141BA" w:rsidP="002141BA">
            <w:pPr>
              <w:pStyle w:val="p1"/>
              <w:numPr>
                <w:ilvl w:val="0"/>
                <w:numId w:val="25"/>
              </w:numPr>
              <w:rPr>
                <w:del w:id="1855" w:author="sam cornet" w:date="2025-03-17T23:01:00Z" w16du:dateUtc="2025-03-17T22:01:00Z"/>
                <w:rFonts w:asciiTheme="minorHAnsi" w:hAnsiTheme="minorHAnsi" w:cstheme="minorHAnsi"/>
                <w:sz w:val="16"/>
                <w:szCs w:val="16"/>
                <w:rPrChange w:id="1856" w:author="Momo" w:date="2025-03-18T09:54:00Z" w16du:dateUtc="2025-03-18T07:54:00Z">
                  <w:rPr>
                    <w:del w:id="1857" w:author="sam cornet" w:date="2025-03-17T23:01:00Z" w16du:dateUtc="2025-03-17T22:01:00Z"/>
                    <w:rFonts w:asciiTheme="minorHAnsi" w:hAnsiTheme="minorHAnsi" w:cstheme="minorHAnsi"/>
                    <w:sz w:val="16"/>
                    <w:szCs w:val="16"/>
                    <w:lang w:val="en-US"/>
                  </w:rPr>
                </w:rPrChange>
              </w:rPr>
            </w:pPr>
            <w:del w:id="1858" w:author="sam cornet" w:date="2025-03-17T23:01:00Z" w16du:dateUtc="2025-03-17T22:01:00Z">
              <w:r w:rsidRPr="00A81E65" w:rsidDel="00273FCB">
                <w:rPr>
                  <w:rFonts w:asciiTheme="minorHAnsi" w:hAnsiTheme="minorHAnsi" w:cstheme="minorHAnsi"/>
                  <w:sz w:val="16"/>
                  <w:szCs w:val="16"/>
                  <w:rPrChange w:id="1859" w:author="Momo" w:date="2025-03-18T09:54:00Z" w16du:dateUtc="2025-03-18T07:54:00Z">
                    <w:rPr>
                      <w:rFonts w:asciiTheme="minorHAnsi" w:hAnsiTheme="minorHAnsi" w:cstheme="minorHAnsi"/>
                      <w:sz w:val="16"/>
                      <w:szCs w:val="16"/>
                      <w:lang w:val="en-US"/>
                    </w:rPr>
                  </w:rPrChange>
                </w:rPr>
                <w:delText>19. Pritzlaff CJ, Wideman L, Blumer J, Jensen M, Abbott RD, Gaesser GA, Veldhuis JD, Weltman A. Catecholamine release, growth hormone secretion, and energy expenditure during exercise vs. recovery in men. J Appl Physiol. 89(3):937-46, 2000.</w:delText>
              </w:r>
            </w:del>
          </w:p>
          <w:p w14:paraId="3A14267F" w14:textId="50F8C8B8" w:rsidR="002141BA" w:rsidRPr="00A81E65" w:rsidDel="00273FCB" w:rsidRDefault="002141BA" w:rsidP="002141BA">
            <w:pPr>
              <w:pStyle w:val="p1"/>
              <w:numPr>
                <w:ilvl w:val="0"/>
                <w:numId w:val="25"/>
              </w:numPr>
              <w:rPr>
                <w:del w:id="1860" w:author="sam cornet" w:date="2025-03-17T23:01:00Z" w16du:dateUtc="2025-03-17T22:01:00Z"/>
                <w:rFonts w:asciiTheme="minorHAnsi" w:hAnsiTheme="minorHAnsi" w:cstheme="minorHAnsi"/>
                <w:sz w:val="16"/>
                <w:szCs w:val="16"/>
                <w:rPrChange w:id="1861" w:author="Momo" w:date="2025-03-18T09:54:00Z" w16du:dateUtc="2025-03-18T07:54:00Z">
                  <w:rPr>
                    <w:del w:id="1862" w:author="sam cornet" w:date="2025-03-17T23:01:00Z" w16du:dateUtc="2025-03-17T22:01:00Z"/>
                    <w:rFonts w:asciiTheme="minorHAnsi" w:hAnsiTheme="minorHAnsi" w:cstheme="minorHAnsi"/>
                    <w:sz w:val="16"/>
                    <w:szCs w:val="16"/>
                    <w:lang w:val="en-US"/>
                  </w:rPr>
                </w:rPrChange>
              </w:rPr>
            </w:pPr>
            <w:del w:id="1863" w:author="sam cornet" w:date="2025-03-17T23:01:00Z" w16du:dateUtc="2025-03-17T22:01:00Z">
              <w:r w:rsidRPr="00A81E65" w:rsidDel="00273FCB">
                <w:rPr>
                  <w:rFonts w:asciiTheme="minorHAnsi" w:hAnsiTheme="minorHAnsi" w:cstheme="minorHAnsi"/>
                  <w:sz w:val="16"/>
                  <w:szCs w:val="16"/>
                  <w:rPrChange w:id="1864" w:author="Momo" w:date="2025-03-18T09:54:00Z" w16du:dateUtc="2025-03-18T07:54:00Z">
                    <w:rPr>
                      <w:rFonts w:asciiTheme="minorHAnsi" w:hAnsiTheme="minorHAnsi" w:cstheme="minorHAnsi"/>
                      <w:sz w:val="16"/>
                      <w:szCs w:val="16"/>
                      <w:lang w:val="en-US"/>
                    </w:rPr>
                  </w:rPrChange>
                </w:rPr>
                <w:delText>20. Richter EA, Derave W,Wojtaszewski JF.Glucose, exercise and insulin:emerging concepts2001</w:delText>
              </w:r>
            </w:del>
          </w:p>
          <w:p w14:paraId="4A14E524" w14:textId="7D4D4461" w:rsidR="002141BA" w:rsidRPr="00A81E65" w:rsidDel="00273FCB" w:rsidRDefault="002141BA" w:rsidP="002141BA">
            <w:pPr>
              <w:pStyle w:val="p1"/>
              <w:numPr>
                <w:ilvl w:val="0"/>
                <w:numId w:val="25"/>
              </w:numPr>
              <w:rPr>
                <w:del w:id="1865" w:author="sam cornet" w:date="2025-03-17T23:01:00Z" w16du:dateUtc="2025-03-17T22:01:00Z"/>
                <w:rFonts w:asciiTheme="minorHAnsi" w:hAnsiTheme="minorHAnsi" w:cstheme="minorHAnsi"/>
                <w:sz w:val="16"/>
                <w:szCs w:val="16"/>
                <w:rPrChange w:id="1866" w:author="Momo" w:date="2025-03-18T09:54:00Z" w16du:dateUtc="2025-03-18T07:54:00Z">
                  <w:rPr>
                    <w:del w:id="1867" w:author="sam cornet" w:date="2025-03-17T23:01:00Z" w16du:dateUtc="2025-03-17T22:01:00Z"/>
                    <w:rFonts w:asciiTheme="minorHAnsi" w:hAnsiTheme="minorHAnsi" w:cstheme="minorHAnsi"/>
                    <w:sz w:val="16"/>
                    <w:szCs w:val="16"/>
                    <w:lang w:val="en-US"/>
                  </w:rPr>
                </w:rPrChange>
              </w:rPr>
            </w:pPr>
            <w:del w:id="1868" w:author="sam cornet" w:date="2025-03-17T23:01:00Z" w16du:dateUtc="2025-03-17T22:01:00Z">
              <w:r w:rsidRPr="00A81E65" w:rsidDel="00273FCB">
                <w:rPr>
                  <w:rFonts w:asciiTheme="minorHAnsi" w:hAnsiTheme="minorHAnsi" w:cstheme="minorHAnsi"/>
                  <w:sz w:val="16"/>
                  <w:szCs w:val="16"/>
                  <w:rPrChange w:id="1869" w:author="Momo" w:date="2025-03-18T09:54:00Z" w16du:dateUtc="2025-03-18T07:54:00Z">
                    <w:rPr>
                      <w:rFonts w:asciiTheme="minorHAnsi" w:hAnsiTheme="minorHAnsi" w:cstheme="minorHAnsi"/>
                      <w:sz w:val="16"/>
                      <w:szCs w:val="16"/>
                      <w:lang w:val="en-US"/>
                    </w:rPr>
                  </w:rPrChange>
                </w:rPr>
                <w:delText xml:space="preserve">21. Rubin MR, Kraemer WJ, Kraemer RR, Durand RJ, Acevedo EO, Johnson LG, Castracane VD, Scheett TP, French DN, Volek JS. Reponses of growth hormone aggregates to different intermittent exercise intensities. </w:delText>
              </w:r>
              <w:r w:rsidRPr="002141BA" w:rsidDel="00273FCB">
                <w:rPr>
                  <w:rFonts w:asciiTheme="minorHAnsi" w:hAnsiTheme="minorHAnsi" w:cstheme="minorHAnsi"/>
                  <w:sz w:val="16"/>
                  <w:szCs w:val="16"/>
                </w:rPr>
                <w:delText xml:space="preserve">Eur J Appl Physiol. </w:delText>
              </w:r>
              <w:r w:rsidRPr="00A81E65" w:rsidDel="00273FCB">
                <w:rPr>
                  <w:rFonts w:asciiTheme="minorHAnsi" w:hAnsiTheme="minorHAnsi" w:cstheme="minorHAnsi"/>
                  <w:sz w:val="16"/>
                  <w:szCs w:val="16"/>
                  <w:rPrChange w:id="1870" w:author="Momo" w:date="2025-03-18T09:54:00Z" w16du:dateUtc="2025-03-18T07:54:00Z">
                    <w:rPr>
                      <w:rFonts w:asciiTheme="minorHAnsi" w:hAnsiTheme="minorHAnsi" w:cstheme="minorHAnsi"/>
                      <w:sz w:val="16"/>
                      <w:szCs w:val="16"/>
                      <w:lang w:val="en-US"/>
                    </w:rPr>
                  </w:rPrChange>
                </w:rPr>
                <w:delText xml:space="preserve">2003 Apr;89(2):166-70. Epub 2003 Jan 31. </w:delText>
              </w:r>
            </w:del>
          </w:p>
          <w:p w14:paraId="66C4FC09" w14:textId="33DFC363" w:rsidR="002141BA" w:rsidRPr="00A81E65" w:rsidDel="00273FCB" w:rsidRDefault="002141BA" w:rsidP="002141BA">
            <w:pPr>
              <w:pStyle w:val="p1"/>
              <w:numPr>
                <w:ilvl w:val="0"/>
                <w:numId w:val="25"/>
              </w:numPr>
              <w:rPr>
                <w:del w:id="1871" w:author="sam cornet" w:date="2025-03-17T23:01:00Z" w16du:dateUtc="2025-03-17T22:01:00Z"/>
                <w:rFonts w:asciiTheme="minorHAnsi" w:hAnsiTheme="minorHAnsi" w:cstheme="minorHAnsi"/>
                <w:sz w:val="16"/>
                <w:szCs w:val="16"/>
                <w:rPrChange w:id="1872" w:author="Momo" w:date="2025-03-18T09:54:00Z" w16du:dateUtc="2025-03-18T07:54:00Z">
                  <w:rPr>
                    <w:del w:id="1873" w:author="sam cornet" w:date="2025-03-17T23:01:00Z" w16du:dateUtc="2025-03-17T22:01:00Z"/>
                    <w:rFonts w:asciiTheme="minorHAnsi" w:hAnsiTheme="minorHAnsi" w:cstheme="minorHAnsi"/>
                    <w:sz w:val="16"/>
                    <w:szCs w:val="16"/>
                    <w:lang w:val="en-US"/>
                  </w:rPr>
                </w:rPrChange>
              </w:rPr>
            </w:pPr>
            <w:del w:id="1874" w:author="sam cornet" w:date="2025-03-17T23:01:00Z" w16du:dateUtc="2025-03-17T22:01:00Z">
              <w:r w:rsidRPr="00A81E65" w:rsidDel="00273FCB">
                <w:rPr>
                  <w:rFonts w:asciiTheme="minorHAnsi" w:hAnsiTheme="minorHAnsi" w:cstheme="minorHAnsi"/>
                  <w:sz w:val="16"/>
                  <w:szCs w:val="16"/>
                  <w:rPrChange w:id="1875" w:author="Momo" w:date="2025-03-18T09:54:00Z" w16du:dateUtc="2025-03-18T07:54:00Z">
                    <w:rPr>
                      <w:rFonts w:asciiTheme="minorHAnsi" w:hAnsiTheme="minorHAnsi" w:cstheme="minorHAnsi"/>
                      <w:sz w:val="16"/>
                      <w:szCs w:val="16"/>
                      <w:lang w:val="en-US"/>
                    </w:rPr>
                  </w:rPrChange>
                </w:rPr>
                <w:delText>22. Tanaka H, Shindo M, Gutkowska J, Kinoshita A, Urata H, Ikeda M, Arakawa K. Effect of acute exercise on plasma immunoreactive-atrial natriuretic factor. Life Sci. 3;39(18):1685-93, 1986.</w:delText>
              </w:r>
            </w:del>
          </w:p>
          <w:p w14:paraId="1F37F179" w14:textId="7DF5A108" w:rsidR="002141BA" w:rsidRPr="00A81E65" w:rsidDel="00273FCB" w:rsidRDefault="002141BA" w:rsidP="002141BA">
            <w:pPr>
              <w:pStyle w:val="p1"/>
              <w:numPr>
                <w:ilvl w:val="0"/>
                <w:numId w:val="25"/>
              </w:numPr>
              <w:rPr>
                <w:del w:id="1876" w:author="sam cornet" w:date="2025-03-17T23:01:00Z" w16du:dateUtc="2025-03-17T22:01:00Z"/>
                <w:rFonts w:asciiTheme="minorHAnsi" w:hAnsiTheme="minorHAnsi" w:cstheme="minorHAnsi"/>
                <w:sz w:val="16"/>
                <w:szCs w:val="16"/>
                <w:rPrChange w:id="1877" w:author="Momo" w:date="2025-03-18T09:54:00Z" w16du:dateUtc="2025-03-18T07:54:00Z">
                  <w:rPr>
                    <w:del w:id="1878" w:author="sam cornet" w:date="2025-03-17T23:01:00Z" w16du:dateUtc="2025-03-17T22:01:00Z"/>
                    <w:rFonts w:asciiTheme="minorHAnsi" w:hAnsiTheme="minorHAnsi" w:cstheme="minorHAnsi"/>
                    <w:sz w:val="16"/>
                    <w:szCs w:val="16"/>
                    <w:lang w:val="en-US"/>
                  </w:rPr>
                </w:rPrChange>
              </w:rPr>
            </w:pPr>
            <w:del w:id="1879" w:author="sam cornet" w:date="2025-03-17T23:01:00Z" w16du:dateUtc="2025-03-17T22:01:00Z">
              <w:r w:rsidRPr="00A81E65" w:rsidDel="00273FCB">
                <w:rPr>
                  <w:rFonts w:asciiTheme="minorHAnsi" w:hAnsiTheme="minorHAnsi" w:cstheme="minorHAnsi"/>
                  <w:sz w:val="16"/>
                  <w:szCs w:val="16"/>
                  <w:rPrChange w:id="1880" w:author="Momo" w:date="2025-03-18T09:54:00Z" w16du:dateUtc="2025-03-18T07:54:00Z">
                    <w:rPr>
                      <w:rFonts w:asciiTheme="minorHAnsi" w:hAnsiTheme="minorHAnsi" w:cstheme="minorHAnsi"/>
                      <w:sz w:val="16"/>
                      <w:szCs w:val="16"/>
                      <w:lang w:val="en-US"/>
                    </w:rPr>
                  </w:rPrChange>
                </w:rPr>
                <w:delText xml:space="preserve">23. Vasankari TJ, Kujala UM, Taimela S, Huhtaniemi IT. Pituitary-gonadal response to gonadotropin releasing hormone stimulation is enhanced in men after strenuous physical exercise. Acta </w:delText>
              </w:r>
              <w:r w:rsidRPr="00A81E65" w:rsidDel="00273FCB">
                <w:rPr>
                  <w:rStyle w:val="s1"/>
                  <w:rFonts w:asciiTheme="minorHAnsi" w:hAnsiTheme="minorHAnsi" w:cstheme="minorHAnsi"/>
                  <w:sz w:val="16"/>
                  <w:szCs w:val="16"/>
                  <w:rPrChange w:id="1881" w:author="Momo" w:date="2025-03-18T09:54:00Z" w16du:dateUtc="2025-03-18T07:54:00Z">
                    <w:rPr>
                      <w:rStyle w:val="s1"/>
                      <w:rFonts w:asciiTheme="minorHAnsi" w:hAnsiTheme="minorHAnsi" w:cstheme="minorHAnsi"/>
                      <w:sz w:val="16"/>
                      <w:szCs w:val="16"/>
                      <w:lang w:val="en-US"/>
                    </w:rPr>
                  </w:rPrChange>
                </w:rPr>
                <w:delText xml:space="preserve">Endocrinol </w:delText>
              </w:r>
              <w:r w:rsidRPr="00A81E65" w:rsidDel="00273FCB">
                <w:rPr>
                  <w:rFonts w:asciiTheme="minorHAnsi" w:hAnsiTheme="minorHAnsi" w:cstheme="minorHAnsi"/>
                  <w:sz w:val="16"/>
                  <w:szCs w:val="16"/>
                  <w:rPrChange w:id="1882" w:author="Momo" w:date="2025-03-18T09:54:00Z" w16du:dateUtc="2025-03-18T07:54:00Z">
                    <w:rPr>
                      <w:rFonts w:asciiTheme="minorHAnsi" w:hAnsiTheme="minorHAnsi" w:cstheme="minorHAnsi"/>
                      <w:sz w:val="16"/>
                      <w:szCs w:val="16"/>
                      <w:lang w:val="en-US"/>
                    </w:rPr>
                  </w:rPrChange>
                </w:rPr>
                <w:delText>129(1): 9-14, 1993.</w:delText>
              </w:r>
            </w:del>
          </w:p>
          <w:p w14:paraId="55C05A31" w14:textId="65142FE8" w:rsidR="002141BA" w:rsidRPr="00A81E65" w:rsidDel="00273FCB" w:rsidRDefault="002141BA" w:rsidP="002141BA">
            <w:pPr>
              <w:pStyle w:val="p1"/>
              <w:numPr>
                <w:ilvl w:val="0"/>
                <w:numId w:val="25"/>
              </w:numPr>
              <w:rPr>
                <w:del w:id="1883" w:author="sam cornet" w:date="2025-03-17T23:01:00Z" w16du:dateUtc="2025-03-17T22:01:00Z"/>
                <w:rFonts w:asciiTheme="minorHAnsi" w:hAnsiTheme="minorHAnsi" w:cstheme="minorHAnsi"/>
                <w:sz w:val="16"/>
                <w:szCs w:val="16"/>
                <w:rPrChange w:id="1884" w:author="Momo" w:date="2025-03-18T09:54:00Z" w16du:dateUtc="2025-03-18T07:54:00Z">
                  <w:rPr>
                    <w:del w:id="1885" w:author="sam cornet" w:date="2025-03-17T23:01:00Z" w16du:dateUtc="2025-03-17T22:01:00Z"/>
                    <w:rFonts w:asciiTheme="minorHAnsi" w:hAnsiTheme="minorHAnsi" w:cstheme="minorHAnsi"/>
                    <w:sz w:val="16"/>
                    <w:szCs w:val="16"/>
                    <w:lang w:val="en-US"/>
                  </w:rPr>
                </w:rPrChange>
              </w:rPr>
            </w:pPr>
            <w:del w:id="1886" w:author="sam cornet" w:date="2025-03-17T23:01:00Z" w16du:dateUtc="2025-03-17T22:01:00Z">
              <w:r w:rsidRPr="00A81E65" w:rsidDel="00273FCB">
                <w:rPr>
                  <w:rFonts w:asciiTheme="minorHAnsi" w:hAnsiTheme="minorHAnsi" w:cstheme="minorHAnsi"/>
                  <w:sz w:val="16"/>
                  <w:szCs w:val="16"/>
                  <w:rPrChange w:id="1887" w:author="Momo" w:date="2025-03-18T09:54:00Z" w16du:dateUtc="2025-03-18T07:54:00Z">
                    <w:rPr>
                      <w:rFonts w:asciiTheme="minorHAnsi" w:hAnsiTheme="minorHAnsi" w:cstheme="minorHAnsi"/>
                      <w:sz w:val="16"/>
                      <w:szCs w:val="16"/>
                      <w:lang w:val="en-US"/>
                    </w:rPr>
                  </w:rPrChange>
                </w:rPr>
                <w:delText>24. Viru A, Karelson K, Smirnova T. Stability and variability in hormonal responses to prolonged exercise. Int J Sports Med. 13(3):230-5, 1992.</w:delText>
              </w:r>
            </w:del>
          </w:p>
          <w:p w14:paraId="73DCF4B4" w14:textId="63159025" w:rsidR="002141BA" w:rsidRPr="00A81E65" w:rsidDel="00273FCB" w:rsidRDefault="002141BA" w:rsidP="002141BA">
            <w:pPr>
              <w:pStyle w:val="p1"/>
              <w:numPr>
                <w:ilvl w:val="0"/>
                <w:numId w:val="25"/>
              </w:numPr>
              <w:rPr>
                <w:del w:id="1888" w:author="sam cornet" w:date="2025-03-17T23:01:00Z" w16du:dateUtc="2025-03-17T22:01:00Z"/>
                <w:rFonts w:asciiTheme="minorHAnsi" w:hAnsiTheme="minorHAnsi" w:cstheme="minorHAnsi"/>
                <w:sz w:val="16"/>
                <w:szCs w:val="16"/>
                <w:rPrChange w:id="1889" w:author="Momo" w:date="2025-03-18T09:54:00Z" w16du:dateUtc="2025-03-18T07:54:00Z">
                  <w:rPr>
                    <w:del w:id="1890" w:author="sam cornet" w:date="2025-03-17T23:01:00Z" w16du:dateUtc="2025-03-17T22:01:00Z"/>
                    <w:rFonts w:asciiTheme="minorHAnsi" w:hAnsiTheme="minorHAnsi" w:cstheme="minorHAnsi"/>
                    <w:sz w:val="16"/>
                    <w:szCs w:val="16"/>
                    <w:lang w:val="en-US"/>
                  </w:rPr>
                </w:rPrChange>
              </w:rPr>
            </w:pPr>
            <w:del w:id="1891" w:author="sam cornet" w:date="2025-03-17T23:01:00Z" w16du:dateUtc="2025-03-17T22:01:00Z">
              <w:r w:rsidRPr="00A81E65" w:rsidDel="00273FCB">
                <w:rPr>
                  <w:rFonts w:asciiTheme="minorHAnsi" w:hAnsiTheme="minorHAnsi" w:cstheme="minorHAnsi"/>
                  <w:sz w:val="16"/>
                  <w:szCs w:val="16"/>
                  <w:rPrChange w:id="1892" w:author="Momo" w:date="2025-03-18T09:54:00Z" w16du:dateUtc="2025-03-18T07:54:00Z">
                    <w:rPr>
                      <w:rFonts w:asciiTheme="minorHAnsi" w:hAnsiTheme="minorHAnsi" w:cstheme="minorHAnsi"/>
                      <w:sz w:val="16"/>
                      <w:szCs w:val="16"/>
                      <w:lang w:val="en-US"/>
                    </w:rPr>
                  </w:rPrChange>
                </w:rPr>
                <w:delText xml:space="preserve">25. Volek JS, Kraemer WJ, Bush JA, Incledon T, Boetes M. Testosterone and cortisol in relationship to dietary nutrients and resistance exercise. J Appl Physiol. 82(1):49-54, 1997. </w:delText>
              </w:r>
            </w:del>
          </w:p>
          <w:p w14:paraId="474AC6B5" w14:textId="562FD83A" w:rsidR="002141BA" w:rsidRPr="00A81E65" w:rsidDel="00273FCB" w:rsidRDefault="002141BA" w:rsidP="002141BA">
            <w:pPr>
              <w:pStyle w:val="p1"/>
              <w:numPr>
                <w:ilvl w:val="0"/>
                <w:numId w:val="25"/>
              </w:numPr>
              <w:rPr>
                <w:del w:id="1893" w:author="sam cornet" w:date="2025-03-17T23:01:00Z" w16du:dateUtc="2025-03-17T22:01:00Z"/>
                <w:rFonts w:asciiTheme="minorHAnsi" w:hAnsiTheme="minorHAnsi" w:cstheme="minorHAnsi"/>
                <w:sz w:val="16"/>
                <w:szCs w:val="16"/>
                <w:rPrChange w:id="1894" w:author="Momo" w:date="2025-03-18T09:54:00Z" w16du:dateUtc="2025-03-18T07:54:00Z">
                  <w:rPr>
                    <w:del w:id="1895" w:author="sam cornet" w:date="2025-03-17T23:01:00Z" w16du:dateUtc="2025-03-17T22:01:00Z"/>
                    <w:rFonts w:asciiTheme="minorHAnsi" w:hAnsiTheme="minorHAnsi" w:cstheme="minorHAnsi"/>
                    <w:sz w:val="16"/>
                    <w:szCs w:val="16"/>
                    <w:lang w:val="en-US"/>
                  </w:rPr>
                </w:rPrChange>
              </w:rPr>
            </w:pPr>
            <w:del w:id="1896" w:author="sam cornet" w:date="2025-03-17T23:01:00Z" w16du:dateUtc="2025-03-17T22:01:00Z">
              <w:r w:rsidRPr="00A81E65" w:rsidDel="00273FCB">
                <w:rPr>
                  <w:rFonts w:asciiTheme="minorHAnsi" w:hAnsiTheme="minorHAnsi" w:cstheme="minorHAnsi"/>
                  <w:sz w:val="16"/>
                  <w:szCs w:val="16"/>
                  <w:rPrChange w:id="1897" w:author="Momo" w:date="2025-03-18T09:54:00Z" w16du:dateUtc="2025-03-18T07:54:00Z">
                    <w:rPr>
                      <w:rFonts w:asciiTheme="minorHAnsi" w:hAnsiTheme="minorHAnsi" w:cstheme="minorHAnsi"/>
                      <w:sz w:val="16"/>
                      <w:szCs w:val="16"/>
                      <w:lang w:val="en-US"/>
                    </w:rPr>
                  </w:rPrChange>
                </w:rPr>
                <w:delText>26. Wade CE, Claybaugh JR. Plasma renin activity, vasopressin concentration, and urinary excretory responses to exercise in men. J Appl Physiol. 49(6):930-6, 1980. 27. Wahren J, Felig P, Ahlborg G, Jorfeld L. Glucose metabolism during leg exercise in man. J Clin Invest, 1971.</w:delText>
              </w:r>
            </w:del>
          </w:p>
          <w:p w14:paraId="59C1404F" w14:textId="4DE8AF64" w:rsidR="002141BA" w:rsidRPr="00A81E65" w:rsidDel="00273FCB" w:rsidRDefault="002141BA" w:rsidP="002141BA">
            <w:pPr>
              <w:pStyle w:val="p1"/>
              <w:numPr>
                <w:ilvl w:val="0"/>
                <w:numId w:val="25"/>
              </w:numPr>
              <w:rPr>
                <w:del w:id="1898" w:author="sam cornet" w:date="2025-03-17T23:01:00Z" w16du:dateUtc="2025-03-17T22:01:00Z"/>
                <w:rFonts w:asciiTheme="minorHAnsi" w:hAnsiTheme="minorHAnsi" w:cstheme="minorHAnsi"/>
                <w:sz w:val="16"/>
                <w:szCs w:val="16"/>
                <w:rPrChange w:id="1899" w:author="Momo" w:date="2025-03-18T09:54:00Z" w16du:dateUtc="2025-03-18T07:54:00Z">
                  <w:rPr>
                    <w:del w:id="1900" w:author="sam cornet" w:date="2025-03-17T23:01:00Z" w16du:dateUtc="2025-03-17T22:01:00Z"/>
                    <w:rFonts w:asciiTheme="minorHAnsi" w:hAnsiTheme="minorHAnsi" w:cstheme="minorHAnsi"/>
                    <w:sz w:val="16"/>
                    <w:szCs w:val="16"/>
                    <w:lang w:val="en-US"/>
                  </w:rPr>
                </w:rPrChange>
              </w:rPr>
            </w:pPr>
            <w:del w:id="1901" w:author="sam cornet" w:date="2025-03-17T23:01:00Z" w16du:dateUtc="2025-03-17T22:01:00Z">
              <w:r w:rsidRPr="00A81E65" w:rsidDel="00273FCB">
                <w:rPr>
                  <w:rFonts w:asciiTheme="minorHAnsi" w:hAnsiTheme="minorHAnsi" w:cstheme="minorHAnsi"/>
                  <w:sz w:val="16"/>
                  <w:szCs w:val="16"/>
                  <w:rPrChange w:id="1902" w:author="Momo" w:date="2025-03-18T09:54:00Z" w16du:dateUtc="2025-03-18T07:54:00Z">
                    <w:rPr>
                      <w:rFonts w:asciiTheme="minorHAnsi" w:hAnsiTheme="minorHAnsi" w:cstheme="minorHAnsi"/>
                      <w:sz w:val="16"/>
                      <w:szCs w:val="16"/>
                      <w:lang w:val="en-US"/>
                    </w:rPr>
                  </w:rPrChange>
                </w:rPr>
                <w:delText>28. Wasserman DH, Cherrington AD. Hepatic fuel metabolism during muscular work: role and regulation. Am J Physiol 260(6 Pt 1): E811-E824, 1991.</w:delText>
              </w:r>
            </w:del>
          </w:p>
          <w:p w14:paraId="77297588" w14:textId="1976A811" w:rsidR="002141BA" w:rsidRPr="00A81E65" w:rsidDel="00273FCB" w:rsidRDefault="002141BA" w:rsidP="00A733B4">
            <w:pPr>
              <w:pStyle w:val="p1"/>
              <w:numPr>
                <w:ilvl w:val="0"/>
                <w:numId w:val="25"/>
              </w:numPr>
              <w:rPr>
                <w:del w:id="1903" w:author="sam cornet" w:date="2025-03-17T23:01:00Z" w16du:dateUtc="2025-03-17T22:01:00Z"/>
                <w:rFonts w:asciiTheme="minorHAnsi" w:hAnsiTheme="minorHAnsi" w:cstheme="minorHAnsi"/>
                <w:sz w:val="16"/>
                <w:szCs w:val="16"/>
                <w:rPrChange w:id="1904" w:author="Momo" w:date="2025-03-18T09:54:00Z" w16du:dateUtc="2025-03-18T07:54:00Z">
                  <w:rPr>
                    <w:del w:id="1905" w:author="sam cornet" w:date="2025-03-17T23:01:00Z" w16du:dateUtc="2025-03-17T22:01:00Z"/>
                    <w:rFonts w:asciiTheme="minorHAnsi" w:hAnsiTheme="minorHAnsi" w:cstheme="minorHAnsi"/>
                    <w:sz w:val="16"/>
                    <w:szCs w:val="16"/>
                    <w:lang w:val="en-US"/>
                  </w:rPr>
                </w:rPrChange>
              </w:rPr>
            </w:pPr>
            <w:del w:id="1906" w:author="sam cornet" w:date="2025-03-17T23:01:00Z" w16du:dateUtc="2025-03-17T22:01:00Z">
              <w:r w:rsidRPr="00A81E65" w:rsidDel="00273FCB">
                <w:rPr>
                  <w:rFonts w:asciiTheme="minorHAnsi" w:hAnsiTheme="minorHAnsi" w:cstheme="minorHAnsi"/>
                  <w:sz w:val="16"/>
                  <w:szCs w:val="16"/>
                  <w:rPrChange w:id="1907" w:author="Momo" w:date="2025-03-18T09:54:00Z" w16du:dateUtc="2025-03-18T07:54:00Z">
                    <w:rPr>
                      <w:rFonts w:asciiTheme="minorHAnsi" w:hAnsiTheme="minorHAnsi" w:cstheme="minorHAnsi"/>
                      <w:sz w:val="16"/>
                      <w:szCs w:val="16"/>
                      <w:lang w:val="en-US"/>
                    </w:rPr>
                  </w:rPrChange>
                </w:rPr>
                <w:delText xml:space="preserve">29. Wideman L, Weltman JY, Hartman ML, Veldhuis JD, Weltman A. Growh hormone release during acute and chronic aerobic and resistance exercise: recent findings. </w:delText>
              </w:r>
              <w:r w:rsidRPr="002141BA" w:rsidDel="00273FCB">
                <w:rPr>
                  <w:rFonts w:asciiTheme="minorHAnsi" w:hAnsiTheme="minorHAnsi" w:cstheme="minorHAnsi"/>
                  <w:sz w:val="16"/>
                  <w:szCs w:val="16"/>
                </w:rPr>
                <w:delText xml:space="preserve">Sports Med 32, 2002. </w:delText>
              </w:r>
            </w:del>
          </w:p>
          <w:p w14:paraId="5005BC6F" w14:textId="2418F962" w:rsidR="00C1350C" w:rsidRPr="002141BA" w:rsidDel="00273FCB" w:rsidRDefault="002141BA" w:rsidP="00A733B4">
            <w:pPr>
              <w:pStyle w:val="p1"/>
              <w:numPr>
                <w:ilvl w:val="0"/>
                <w:numId w:val="25"/>
              </w:numPr>
              <w:rPr>
                <w:del w:id="1908" w:author="sam cornet" w:date="2025-03-17T23:01:00Z" w16du:dateUtc="2025-03-17T22:01:00Z"/>
                <w:rFonts w:asciiTheme="minorHAnsi" w:hAnsiTheme="minorHAnsi" w:cstheme="minorHAnsi"/>
                <w:sz w:val="18"/>
                <w:szCs w:val="18"/>
              </w:rPr>
            </w:pPr>
            <w:del w:id="1909" w:author="sam cornet" w:date="2025-03-17T23:01:00Z" w16du:dateUtc="2025-03-17T22:01:00Z">
              <w:r w:rsidRPr="002141BA" w:rsidDel="00273FCB">
                <w:rPr>
                  <w:rFonts w:asciiTheme="minorHAnsi" w:hAnsiTheme="minorHAnsi" w:cstheme="minorHAnsi"/>
                  <w:sz w:val="16"/>
                  <w:szCs w:val="16"/>
                </w:rPr>
                <w:delText>30. Wilmore JH, Costill DL. Physiologie du sport et de l’exercice physique, 1998.</w:delText>
              </w:r>
            </w:del>
          </w:p>
        </w:tc>
      </w:tr>
    </w:tbl>
    <w:p w14:paraId="5BBC6DA3" w14:textId="77777777" w:rsidR="00DA1CE0" w:rsidRPr="002C1C62" w:rsidRDefault="00DA1CE0" w:rsidP="00A95A9B">
      <w:pPr>
        <w:spacing w:line="240" w:lineRule="auto"/>
        <w:jc w:val="left"/>
        <w:rPr>
          <w:rFonts w:asciiTheme="minorHAnsi" w:hAnsiTheme="minorHAnsi" w:cstheme="minorHAnsi"/>
          <w:color w:val="55519B"/>
        </w:rPr>
      </w:pPr>
    </w:p>
    <w:tbl>
      <w:tblPr>
        <w:tblW w:w="9654" w:type="dxa"/>
        <w:tblInd w:w="-5" w:type="dxa"/>
        <w:tblLook w:val="04A0" w:firstRow="1" w:lastRow="0" w:firstColumn="1" w:lastColumn="0" w:noHBand="0" w:noVBand="1"/>
      </w:tblPr>
      <w:tblGrid>
        <w:gridCol w:w="1701"/>
        <w:gridCol w:w="7953"/>
      </w:tblGrid>
      <w:tr w:rsidR="00C1350C" w:rsidRPr="002C1C62" w:rsidDel="00041BEB" w14:paraId="06B83C64" w14:textId="2A011F27" w:rsidTr="003B40D5">
        <w:trPr>
          <w:trHeight w:val="737"/>
          <w:tblHeader/>
          <w:del w:id="1910" w:author="Lea MINAKIAN" w:date="2025-03-03T18:33:00Z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221D3F"/>
            <w:vAlign w:val="center"/>
          </w:tcPr>
          <w:p w14:paraId="66C6E7EB" w14:textId="27CF5239" w:rsidR="00C1350C" w:rsidRPr="002C1C62" w:rsidDel="00041BEB" w:rsidRDefault="00C1350C" w:rsidP="000C17E0">
            <w:pPr>
              <w:spacing w:before="120" w:after="120" w:line="240" w:lineRule="auto"/>
              <w:rPr>
                <w:del w:id="1911" w:author="Lea MINAKIAN" w:date="2025-03-03T18:33:00Z" w16du:dateUtc="2025-03-03T17:33:00Z"/>
                <w:rFonts w:asciiTheme="minorHAnsi" w:hAnsiTheme="minorHAnsi" w:cstheme="minorHAnsi"/>
                <w:i/>
                <w:iCs/>
                <w:color w:val="FFFFFF"/>
                <w:sz w:val="20"/>
                <w:szCs w:val="20"/>
              </w:rPr>
            </w:pPr>
            <w:del w:id="1912" w:author="Lea MINAKIAN" w:date="2025-03-03T18:33:00Z" w16du:dateUtc="2025-03-03T17:33:00Z">
              <w:r w:rsidRPr="002C1C62" w:rsidDel="00041BEB">
                <w:rPr>
                  <w:rFonts w:asciiTheme="minorHAnsi" w:hAnsiTheme="minorHAnsi" w:cstheme="minorHAnsi"/>
                  <w:i/>
                  <w:iCs/>
                  <w:color w:val="FFFFFF"/>
                  <w:sz w:val="20"/>
                  <w:szCs w:val="20"/>
                </w:rPr>
                <w:softHyphen/>
              </w:r>
              <w:r w:rsidR="00307226" w:rsidRPr="002C1C62" w:rsidDel="00041BEB">
                <w:rPr>
                  <w:rFonts w:asciiTheme="minorHAnsi" w:hAnsiTheme="minorHAnsi" w:cstheme="minorHAnsi"/>
                  <w:i/>
                  <w:iCs/>
                  <w:color w:val="FFFFFF"/>
                  <w:sz w:val="20"/>
                  <w:szCs w:val="20"/>
                </w:rPr>
                <w:delText xml:space="preserve">Conclusion </w:delText>
              </w:r>
            </w:del>
          </w:p>
        </w:tc>
        <w:tc>
          <w:tcPr>
            <w:tcW w:w="7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4CAADB"/>
            <w:vAlign w:val="center"/>
          </w:tcPr>
          <w:p w14:paraId="77BC1D2D" w14:textId="36C47674" w:rsidR="00C1350C" w:rsidRPr="002C1C62" w:rsidDel="00041BEB" w:rsidRDefault="000C17E0" w:rsidP="00BB05B4">
            <w:pPr>
              <w:spacing w:line="240" w:lineRule="auto"/>
              <w:rPr>
                <w:del w:id="1913" w:author="Lea MINAKIAN" w:date="2025-03-03T18:33:00Z" w16du:dateUtc="2025-03-03T17:33:00Z"/>
                <w:rFonts w:asciiTheme="minorHAnsi" w:hAnsiTheme="minorHAnsi" w:cstheme="minorHAnsi"/>
                <w:b/>
                <w:bCs/>
                <w:color w:val="F2F2F2"/>
                <w:sz w:val="24"/>
                <w:szCs w:val="24"/>
              </w:rPr>
            </w:pPr>
            <w:del w:id="1914" w:author="Lea MINAKIAN" w:date="2025-03-03T18:33:00Z" w16du:dateUtc="2025-03-03T17:33:00Z">
              <w:r w:rsidRPr="002C1C62" w:rsidDel="00041BEB">
                <w:rPr>
                  <w:rFonts w:asciiTheme="minorHAnsi" w:hAnsiTheme="minorHAnsi" w:cstheme="minorHAnsi"/>
                  <w:b/>
                  <w:bCs/>
                  <w:noProof/>
                  <w:color w:val="FFFFFF"/>
                  <w:sz w:val="24"/>
                  <w:szCs w:val="24"/>
                </w:rPr>
                <w:delText>Résumé</w:delText>
              </w:r>
              <w:r w:rsidR="00C1350C" w:rsidRPr="002C1C62" w:rsidDel="00041BEB">
                <w:rPr>
                  <w:rFonts w:asciiTheme="minorHAnsi" w:hAnsiTheme="minorHAnsi" w:cstheme="minorHAnsi"/>
                  <w:b/>
                  <w:bCs/>
                  <w:noProof/>
                  <w:color w:val="FFFFFF"/>
                  <w:sz w:val="24"/>
                  <w:szCs w:val="24"/>
                </w:rPr>
                <w:delText xml:space="preserve"> </w:delText>
              </w:r>
              <w:r w:rsidR="00307226" w:rsidRPr="002C1C62" w:rsidDel="00041BEB">
                <w:rPr>
                  <w:rFonts w:asciiTheme="minorHAnsi" w:hAnsiTheme="minorHAnsi" w:cstheme="minorHAnsi"/>
                  <w:b/>
                  <w:bCs/>
                  <w:noProof/>
                  <w:color w:val="FFFFFF"/>
                  <w:sz w:val="24"/>
                  <w:szCs w:val="24"/>
                </w:rPr>
                <w:delText>à retenir</w:delText>
              </w:r>
            </w:del>
          </w:p>
        </w:tc>
      </w:tr>
      <w:tr w:rsidR="00C1350C" w:rsidRPr="002C1C62" w:rsidDel="00041BEB" w14:paraId="561319D4" w14:textId="6AE88E13" w:rsidTr="003B40D5">
        <w:trPr>
          <w:trHeight w:val="956"/>
          <w:tblHeader/>
          <w:del w:id="1915" w:author="Lea MINAKIAN" w:date="2025-03-03T18:33:00Z"/>
        </w:trPr>
        <w:tc>
          <w:tcPr>
            <w:tcW w:w="1701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64F1712A" w14:textId="0814DAF0" w:rsidR="00C1350C" w:rsidRPr="002C1C62" w:rsidDel="00041BEB" w:rsidRDefault="00C1350C" w:rsidP="00BB05B4">
            <w:pPr>
              <w:jc w:val="both"/>
              <w:rPr>
                <w:del w:id="1916" w:author="Lea MINAKIAN" w:date="2025-03-03T18:33:00Z" w16du:dateUtc="2025-03-03T17:33:00Z"/>
                <w:rFonts w:asciiTheme="minorHAnsi" w:hAnsiTheme="minorHAnsi" w:cstheme="minorHAnsi"/>
                <w:b/>
                <w:bCs/>
                <w:szCs w:val="18"/>
              </w:rPr>
            </w:pPr>
          </w:p>
          <w:p w14:paraId="1D8F31E0" w14:textId="231FCC68" w:rsidR="00C1350C" w:rsidRPr="002C1C62" w:rsidDel="00041BEB" w:rsidRDefault="00C1350C" w:rsidP="000C17E0">
            <w:pPr>
              <w:rPr>
                <w:del w:id="1917" w:author="Lea MINAKIAN" w:date="2025-03-03T18:33:00Z" w16du:dateUtc="2025-03-03T17:33:00Z"/>
                <w:rFonts w:asciiTheme="minorHAnsi" w:hAnsiTheme="minorHAnsi" w:cstheme="minorHAnsi"/>
                <w:b/>
                <w:bCs/>
                <w:szCs w:val="18"/>
              </w:rPr>
            </w:pPr>
          </w:p>
        </w:tc>
        <w:tc>
          <w:tcPr>
            <w:tcW w:w="7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19791B25" w14:textId="15F1737F" w:rsidR="00C1350C" w:rsidRPr="00A95A9B" w:rsidDel="00041BEB" w:rsidRDefault="00C1350C" w:rsidP="00A733B4">
            <w:pPr>
              <w:pStyle w:val="NormalWeb"/>
              <w:tabs>
                <w:tab w:val="num" w:pos="720"/>
              </w:tabs>
              <w:spacing w:before="0" w:beforeAutospacing="0" w:after="0" w:afterAutospacing="0"/>
              <w:textAlignment w:val="baseline"/>
              <w:rPr>
                <w:del w:id="1918" w:author="Lea MINAKIAN" w:date="2025-03-03T18:33:00Z" w16du:dateUtc="2025-03-03T17:33:00Z"/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</w:tr>
    </w:tbl>
    <w:p w14:paraId="35D2CD7B" w14:textId="77777777" w:rsidR="00A208BA" w:rsidRPr="002C1C62" w:rsidRDefault="00A208BA" w:rsidP="004D4BB6">
      <w:pPr>
        <w:jc w:val="both"/>
        <w:rPr>
          <w:rFonts w:asciiTheme="minorHAnsi" w:hAnsiTheme="minorHAnsi" w:cstheme="minorHAnsi"/>
          <w:color w:val="55519B"/>
        </w:rPr>
      </w:pPr>
    </w:p>
    <w:sectPr w:rsidR="00A208BA" w:rsidRPr="002C1C62" w:rsidSect="00B4197A">
      <w:headerReference w:type="even" r:id="rId34"/>
      <w:headerReference w:type="default" r:id="rId35"/>
      <w:footerReference w:type="default" r:id="rId36"/>
      <w:headerReference w:type="first" r:id="rId37"/>
      <w:footerReference w:type="first" r:id="rId38"/>
      <w:pgSz w:w="11906" w:h="16838"/>
      <w:pgMar w:top="1128" w:right="1134" w:bottom="1418" w:left="1134" w:header="0" w:footer="0" w:gutter="0"/>
      <w:pgNumType w:start="1"/>
      <w:cols w:space="708"/>
      <w:titlePg/>
      <w:docGrid w:linePitch="49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7A2AD8" w14:textId="77777777" w:rsidR="001650EA" w:rsidRDefault="001650EA" w:rsidP="00B90A32">
      <w:pPr>
        <w:spacing w:line="240" w:lineRule="auto"/>
      </w:pPr>
      <w:r>
        <w:separator/>
      </w:r>
    </w:p>
  </w:endnote>
  <w:endnote w:type="continuationSeparator" w:id="0">
    <w:p w14:paraId="0F72527C" w14:textId="77777777" w:rsidR="001650EA" w:rsidRDefault="001650EA" w:rsidP="00B90A3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Matter">
    <w:altName w:val="Cambria"/>
    <w:panose1 w:val="020B0604020202020204"/>
    <w:charset w:val="4D"/>
    <w:family w:val="auto"/>
    <w:pitch w:val="variable"/>
    <w:sig w:usb0="00000007" w:usb1="00000000" w:usb2="00000000" w:usb3="00000000" w:csb0="00000093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atter SemiBold">
    <w:altName w:val="Calibri"/>
    <w:panose1 w:val="020B0604020202020204"/>
    <w:charset w:val="4D"/>
    <w:family w:val="auto"/>
    <w:pitch w:val="variable"/>
    <w:sig w:usb0="00000007" w:usb1="00000000" w:usb2="00000000" w:usb3="00000000" w:csb0="00000093" w:csb1="00000000"/>
  </w:font>
  <w:font w:name="Times New Roman (Corps CS)">
    <w:altName w:val="Times New Roman"/>
    <w:panose1 w:val="020B0604020202020204"/>
    <w:charset w:val="00"/>
    <w:family w:val="roman"/>
    <w:pitch w:val="default"/>
  </w:font>
  <w:font w:name="Matter Medium">
    <w:altName w:val="Calibri"/>
    <w:panose1 w:val="020B0604020202020204"/>
    <w:charset w:val="4D"/>
    <w:family w:val="auto"/>
    <w:pitch w:val="variable"/>
    <w:sig w:usb0="00000007" w:usb1="00000000" w:usb2="00000000" w:usb3="00000000" w:csb0="00000093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lash Display Semibold">
    <w:altName w:val="Calibri"/>
    <w:panose1 w:val="020B0604020202020204"/>
    <w:charset w:val="00"/>
    <w:family w:val="auto"/>
    <w:notTrueType/>
    <w:pitch w:val="variable"/>
    <w:sig w:usb0="80000047" w:usb1="00000000" w:usb2="00000000" w:usb3="00000000" w:csb0="0000009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91CA40" w14:textId="77777777" w:rsidR="00985861" w:rsidRDefault="00D4706C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54656" behindDoc="0" locked="0" layoutInCell="1" allowOverlap="1" wp14:anchorId="07BF1C8E" wp14:editId="49B72437">
              <wp:simplePos x="0" y="0"/>
              <wp:positionH relativeFrom="page">
                <wp:posOffset>6741795</wp:posOffset>
              </wp:positionH>
              <wp:positionV relativeFrom="page">
                <wp:posOffset>9976485</wp:posOffset>
              </wp:positionV>
              <wp:extent cx="518160" cy="320040"/>
              <wp:effectExtent l="0" t="3810" r="0" b="0"/>
              <wp:wrapSquare wrapText="bothSides"/>
              <wp:docPr id="4" name="Rectangl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8160" cy="320040"/>
                      </a:xfrm>
                      <a:prstGeom prst="rect">
                        <a:avLst/>
                      </a:prstGeom>
                      <a:solidFill>
                        <a:srgbClr val="4CAADB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381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2F27433" w14:textId="6B8EA848" w:rsidR="007E28AA" w:rsidRPr="004C35EF" w:rsidRDefault="00A82680" w:rsidP="007E28AA">
                          <w:pPr>
                            <w:rPr>
                              <w:color w:val="FFFFFF"/>
                              <w:szCs w:val="18"/>
                            </w:rPr>
                          </w:pPr>
                          <w:r w:rsidRPr="004C35EF">
                            <w:rPr>
                              <w:color w:val="FFFFFF"/>
                              <w:szCs w:val="18"/>
                            </w:rPr>
                            <w:fldChar w:fldCharType="begin"/>
                          </w:r>
                          <w:r w:rsidR="00B87682" w:rsidRPr="004C35EF">
                            <w:rPr>
                              <w:color w:val="FFFFFF"/>
                              <w:szCs w:val="18"/>
                            </w:rPr>
                            <w:instrText>PAGE   \* MERGEFORMAT</w:instrText>
                          </w:r>
                          <w:r w:rsidRPr="004C35EF">
                            <w:rPr>
                              <w:color w:val="FFFFFF"/>
                              <w:szCs w:val="18"/>
                            </w:rPr>
                            <w:fldChar w:fldCharType="separate"/>
                          </w:r>
                          <w:r w:rsidR="00B87682" w:rsidRPr="004C35EF">
                            <w:rPr>
                              <w:color w:val="FFFFFF"/>
                              <w:szCs w:val="18"/>
                            </w:rPr>
                            <w:t>2</w:t>
                          </w:r>
                          <w:r w:rsidRPr="004C35EF">
                            <w:rPr>
                              <w:color w:val="FFFFFF"/>
                              <w:szCs w:val="18"/>
                            </w:rPr>
                            <w:fldChar w:fldCharType="end"/>
                          </w:r>
                          <w:r w:rsidR="00A6246F" w:rsidRPr="004C35EF">
                            <w:rPr>
                              <w:color w:val="FFFFFF"/>
                              <w:szCs w:val="18"/>
                            </w:rPr>
                            <w:t xml:space="preserve"> /</w:t>
                          </w:r>
                          <w:r w:rsidR="000C17E0">
                            <w:rPr>
                              <w:color w:val="FFFFFF"/>
                              <w:szCs w:val="18"/>
                            </w:rPr>
                            <w:t>1</w:t>
                          </w:r>
                          <w:ins w:id="1933" w:author="Momo" w:date="2025-03-18T17:50:00Z" w16du:dateUtc="2025-03-18T15:50:00Z">
                            <w:r w:rsidR="008032BB">
                              <w:rPr>
                                <w:color w:val="FFFFFF"/>
                                <w:szCs w:val="18"/>
                              </w:rPr>
                              <w:t>4</w:t>
                            </w:r>
                          </w:ins>
                          <w:ins w:id="1934" w:author="sam cornet" w:date="2025-03-18T07:11:00Z" w16du:dateUtc="2025-03-18T06:11:00Z">
                            <w:del w:id="1935" w:author="Momo" w:date="2025-03-18T17:50:00Z" w16du:dateUtc="2025-03-18T15:50:00Z">
                              <w:r w:rsidR="007C27E7" w:rsidDel="008032BB">
                                <w:rPr>
                                  <w:color w:val="FFFFFF"/>
                                  <w:szCs w:val="18"/>
                                </w:rPr>
                                <w:delText>3</w:delText>
                              </w:r>
                            </w:del>
                          </w:ins>
                          <w:del w:id="1936" w:author="sam cornet" w:date="2025-03-18T07:11:00Z" w16du:dateUtc="2025-03-18T06:11:00Z">
                            <w:r w:rsidR="00DA1CE0" w:rsidDel="007C27E7">
                              <w:rPr>
                                <w:color w:val="FFFFFF"/>
                                <w:szCs w:val="18"/>
                              </w:rPr>
                              <w:delText>2</w:delText>
                            </w:r>
                          </w:del>
                        </w:p>
                      </w:txbxContent>
                    </wps:txbx>
                    <wps:bodyPr rot="0" vert="horz" wrap="square" lIns="90000" tIns="45720" rIns="90000" bIns="4572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7BF1C8E" id="Rectangle 11" o:spid="_x0000_s1031" style="position:absolute;left:0;text-align:left;margin-left:530.85pt;margin-top:785.55pt;width:40.8pt;height:25.2pt;z-index:2516546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" fillcolor="#4caadb" stroked="f" strokeweight="3pt">
              <v:textbox inset="2.5mm,,2.5mm">
                <w:txbxContent>
                  <w:p w14:paraId="42F27433" w14:textId="6B8EA848" w:rsidR="007E28AA" w:rsidRPr="004C35EF" w:rsidRDefault="00A82680" w:rsidP="007E28AA">
                    <w:pPr>
                      <w:rPr>
                        <w:color w:val="FFFFFF"/>
                        <w:szCs w:val="18"/>
                      </w:rPr>
                    </w:pPr>
                    <w:r w:rsidRPr="004C35EF">
                      <w:rPr>
                        <w:color w:val="FFFFFF"/>
                        <w:szCs w:val="18"/>
                      </w:rPr>
                      <w:fldChar w:fldCharType="begin"/>
                    </w:r>
                    <w:r w:rsidR="00B87682" w:rsidRPr="004C35EF">
                      <w:rPr>
                        <w:color w:val="FFFFFF"/>
                        <w:szCs w:val="18"/>
                      </w:rPr>
                      <w:instrText>PAGE   \* MERGEFORMAT</w:instrText>
                    </w:r>
                    <w:r w:rsidRPr="004C35EF">
                      <w:rPr>
                        <w:color w:val="FFFFFF"/>
                        <w:szCs w:val="18"/>
                      </w:rPr>
                      <w:fldChar w:fldCharType="separate"/>
                    </w:r>
                    <w:r w:rsidR="00B87682" w:rsidRPr="004C35EF">
                      <w:rPr>
                        <w:color w:val="FFFFFF"/>
                        <w:szCs w:val="18"/>
                      </w:rPr>
                      <w:t>2</w:t>
                    </w:r>
                    <w:r w:rsidRPr="004C35EF">
                      <w:rPr>
                        <w:color w:val="FFFFFF"/>
                        <w:szCs w:val="18"/>
                      </w:rPr>
                      <w:fldChar w:fldCharType="end"/>
                    </w:r>
                    <w:r w:rsidR="00A6246F" w:rsidRPr="004C35EF">
                      <w:rPr>
                        <w:color w:val="FFFFFF"/>
                        <w:szCs w:val="18"/>
                      </w:rPr>
                      <w:t xml:space="preserve"> /</w:t>
                    </w:r>
                    <w:r w:rsidR="000C17E0">
                      <w:rPr>
                        <w:color w:val="FFFFFF"/>
                        <w:szCs w:val="18"/>
                      </w:rPr>
                      <w:t>1</w:t>
                    </w:r>
                    <w:ins w:id="1928" w:author="Momo" w:date="2025-03-18T17:50:00Z" w16du:dateUtc="2025-03-18T15:50:00Z">
                      <w:r w:rsidR="008032BB">
                        <w:rPr>
                          <w:color w:val="FFFFFF"/>
                          <w:szCs w:val="18"/>
                        </w:rPr>
                        <w:t>4</w:t>
                      </w:r>
                    </w:ins>
                    <w:ins w:id="1929" w:author="sam cornet" w:date="2025-03-18T07:11:00Z" w16du:dateUtc="2025-03-18T06:11:00Z">
                      <w:del w:id="1930" w:author="Momo" w:date="2025-03-18T17:50:00Z" w16du:dateUtc="2025-03-18T15:50:00Z">
                        <w:r w:rsidR="007C27E7" w:rsidDel="008032BB">
                          <w:rPr>
                            <w:color w:val="FFFFFF"/>
                            <w:szCs w:val="18"/>
                          </w:rPr>
                          <w:delText>3</w:delText>
                        </w:r>
                      </w:del>
                    </w:ins>
                    <w:del w:id="1931" w:author="sam cornet" w:date="2025-03-18T07:11:00Z" w16du:dateUtc="2025-03-18T06:11:00Z">
                      <w:r w:rsidR="00DA1CE0" w:rsidDel="007C27E7">
                        <w:rPr>
                          <w:color w:val="FFFFFF"/>
                          <w:szCs w:val="18"/>
                        </w:rPr>
                        <w:delText>2</w:delText>
                      </w:r>
                    </w:del>
                  </w:p>
                </w:txbxContent>
              </v:textbox>
              <w10:wrap type="square"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11F52767" wp14:editId="04F55098">
              <wp:simplePos x="0" y="0"/>
              <wp:positionH relativeFrom="column">
                <wp:posOffset>2745105</wp:posOffset>
              </wp:positionH>
              <wp:positionV relativeFrom="paragraph">
                <wp:posOffset>-581025</wp:posOffset>
              </wp:positionV>
              <wp:extent cx="3208655" cy="320675"/>
              <wp:effectExtent l="0" t="0" r="0" b="0"/>
              <wp:wrapNone/>
              <wp:docPr id="2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>
                      <a:xfrm>
                        <a:off x="0" y="0"/>
                        <a:ext cx="3208655" cy="320675"/>
                      </a:xfrm>
                      <a:prstGeom prst="rect">
                        <a:avLst/>
                      </a:prstGeom>
                      <a:solidFill>
                        <a:srgbClr val="DDDDDD"/>
                      </a:solidFill>
                      <a:ln w="19050" cap="flat" cmpd="sng" algn="ctr">
                        <a:noFill/>
                        <a:prstDash val="solid"/>
                        <a:miter lim="800000"/>
                      </a:ln>
                      <a:effectLst/>
                    </wps:spPr>
                    <wps:txbx>
                      <w:txbxContent>
                        <w:p w14:paraId="1A07ED64" w14:textId="173F2531" w:rsidR="001C253B" w:rsidRPr="005C6C9D" w:rsidRDefault="001C253B" w:rsidP="001C253B">
                          <w:pPr>
                            <w:rPr>
                              <w:color w:val="241E3F"/>
                              <w:szCs w:val="18"/>
                            </w:rPr>
                          </w:pPr>
                          <w:r w:rsidRPr="005C6C9D">
                            <w:rPr>
                              <w:rFonts w:ascii="Matter SemiBold" w:hAnsi="Matter SemiBold"/>
                              <w:b/>
                              <w:bCs/>
                              <w:color w:val="241E3F"/>
                              <w:szCs w:val="18"/>
                            </w:rPr>
                            <w:t>UNIVERSITÉ PARIS</w:t>
                          </w:r>
                          <w:r w:rsidR="004D4BB6">
                            <w:rPr>
                              <w:rFonts w:ascii="Matter SemiBold" w:hAnsi="Matter SemiBold"/>
                              <w:b/>
                              <w:bCs/>
                              <w:color w:val="241E3F"/>
                              <w:szCs w:val="18"/>
                            </w:rPr>
                            <w:t>-EST-CRÉTEIL</w:t>
                          </w:r>
                          <w:r w:rsidRPr="005C6C9D">
                            <w:rPr>
                              <w:color w:val="241E3F"/>
                              <w:szCs w:val="18"/>
                            </w:rPr>
                            <w:t xml:space="preserve">    202</w:t>
                          </w:r>
                          <w:ins w:id="1937" w:author="Cyril Wisa" w:date="2025-12-28T18:54:00Z" w16du:dateUtc="2025-12-28T17:54:00Z">
                            <w:r w:rsidR="00473C42">
                              <w:rPr>
                                <w:color w:val="241E3F"/>
                                <w:szCs w:val="18"/>
                              </w:rPr>
                              <w:t>5</w:t>
                            </w:r>
                          </w:ins>
                          <w:del w:id="1938" w:author="Cyril Wisa" w:date="2025-12-28T18:54:00Z" w16du:dateUtc="2025-12-28T17:54:00Z">
                            <w:r w:rsidR="00CF3119" w:rsidDel="00473C42">
                              <w:rPr>
                                <w:color w:val="241E3F"/>
                                <w:szCs w:val="18"/>
                              </w:rPr>
                              <w:delText>4</w:delText>
                            </w:r>
                          </w:del>
                          <w:r w:rsidRPr="005C6C9D">
                            <w:rPr>
                              <w:color w:val="241E3F"/>
                              <w:szCs w:val="18"/>
                            </w:rPr>
                            <w:t xml:space="preserve"> - 202</w:t>
                          </w:r>
                          <w:ins w:id="1939" w:author="Cyril Wisa" w:date="2025-12-28T18:54:00Z" w16du:dateUtc="2025-12-28T17:54:00Z">
                            <w:r w:rsidR="00473C42">
                              <w:rPr>
                                <w:color w:val="241E3F"/>
                                <w:szCs w:val="18"/>
                              </w:rPr>
                              <w:t>6</w:t>
                            </w:r>
                          </w:ins>
                          <w:del w:id="1940" w:author="Cyril Wisa" w:date="2025-12-28T18:54:00Z" w16du:dateUtc="2025-12-28T17:54:00Z">
                            <w:r w:rsidR="00CF3119" w:rsidDel="00473C42">
                              <w:rPr>
                                <w:color w:val="241E3F"/>
                                <w:szCs w:val="18"/>
                              </w:rPr>
                              <w:delText>5</w:delText>
                            </w:r>
                          </w:del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1F52767" id="Rectangle 2" o:spid="_x0000_s1032" style="position:absolute;left:0;text-align:left;margin-left:216.15pt;margin-top:-45.75pt;width:252.65pt;height:25.2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" fillcolor="#ddd" stroked="f" strokeweight="1.5pt">
              <v:textbox>
                <w:txbxContent>
                  <w:p w14:paraId="1A07ED64" w14:textId="173F2531" w:rsidR="001C253B" w:rsidRPr="005C6C9D" w:rsidRDefault="001C253B" w:rsidP="001C253B">
                    <w:pPr>
                      <w:rPr>
                        <w:color w:val="241E3F"/>
                        <w:szCs w:val="18"/>
                      </w:rPr>
                    </w:pPr>
                    <w:r w:rsidRPr="005C6C9D">
                      <w:rPr>
                        <w:rFonts w:ascii="Matter SemiBold" w:hAnsi="Matter SemiBold"/>
                        <w:b/>
                        <w:bCs/>
                        <w:color w:val="241E3F"/>
                        <w:szCs w:val="18"/>
                      </w:rPr>
                      <w:t>UNIVERSITÉ PARIS</w:t>
                    </w:r>
                    <w:r w:rsidR="004D4BB6">
                      <w:rPr>
                        <w:rFonts w:ascii="Matter SemiBold" w:hAnsi="Matter SemiBold"/>
                        <w:b/>
                        <w:bCs/>
                        <w:color w:val="241E3F"/>
                        <w:szCs w:val="18"/>
                      </w:rPr>
                      <w:t>-EST-CRÉTEIL</w:t>
                    </w:r>
                    <w:r w:rsidRPr="005C6C9D">
                      <w:rPr>
                        <w:color w:val="241E3F"/>
                        <w:szCs w:val="18"/>
                      </w:rPr>
                      <w:t xml:space="preserve">    202</w:t>
                    </w:r>
                    <w:ins w:id="1941" w:author="Cyril Wisa" w:date="2025-12-28T18:54:00Z" w16du:dateUtc="2025-12-28T17:54:00Z">
                      <w:r w:rsidR="00473C42">
                        <w:rPr>
                          <w:color w:val="241E3F"/>
                          <w:szCs w:val="18"/>
                        </w:rPr>
                        <w:t>5</w:t>
                      </w:r>
                    </w:ins>
                    <w:del w:id="1942" w:author="Cyril Wisa" w:date="2025-12-28T18:54:00Z" w16du:dateUtc="2025-12-28T17:54:00Z">
                      <w:r w:rsidR="00CF3119" w:rsidDel="00473C42">
                        <w:rPr>
                          <w:color w:val="241E3F"/>
                          <w:szCs w:val="18"/>
                        </w:rPr>
                        <w:delText>4</w:delText>
                      </w:r>
                    </w:del>
                    <w:r w:rsidRPr="005C6C9D">
                      <w:rPr>
                        <w:color w:val="241E3F"/>
                        <w:szCs w:val="18"/>
                      </w:rPr>
                      <w:t xml:space="preserve"> - 202</w:t>
                    </w:r>
                    <w:ins w:id="1943" w:author="Cyril Wisa" w:date="2025-12-28T18:54:00Z" w16du:dateUtc="2025-12-28T17:54:00Z">
                      <w:r w:rsidR="00473C42">
                        <w:rPr>
                          <w:color w:val="241E3F"/>
                          <w:szCs w:val="18"/>
                        </w:rPr>
                        <w:t>6</w:t>
                      </w:r>
                    </w:ins>
                    <w:del w:id="1944" w:author="Cyril Wisa" w:date="2025-12-28T18:54:00Z" w16du:dateUtc="2025-12-28T17:54:00Z">
                      <w:r w:rsidR="00CF3119" w:rsidDel="00473C42">
                        <w:rPr>
                          <w:color w:val="241E3F"/>
                          <w:szCs w:val="18"/>
                        </w:rPr>
                        <w:delText>5</w:delText>
                      </w:r>
                    </w:del>
                  </w:p>
                </w:txbxContent>
              </v:textbox>
            </v:rect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 wp14:anchorId="52219735" wp14:editId="6DB2AABC">
          <wp:simplePos x="0" y="0"/>
          <wp:positionH relativeFrom="column">
            <wp:posOffset>-361950</wp:posOffset>
          </wp:positionH>
          <wp:positionV relativeFrom="paragraph">
            <wp:posOffset>-586740</wp:posOffset>
          </wp:positionV>
          <wp:extent cx="2160270" cy="398780"/>
          <wp:effectExtent l="0" t="0" r="0" b="0"/>
          <wp:wrapSquare wrapText="bothSides"/>
          <wp:docPr id="3" name="Image 14736796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14736796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60270" cy="398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3A1A64" w14:textId="77777777" w:rsidR="00426A93" w:rsidRDefault="00426A93" w:rsidP="007165AC">
    <w:pPr>
      <w:pStyle w:val="Pieddepage"/>
      <w:ind w:right="360"/>
    </w:pPr>
  </w:p>
  <w:p w14:paraId="42132E2B" w14:textId="77777777" w:rsidR="00426A93" w:rsidRDefault="00426A93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41AB55" w14:textId="77777777" w:rsidR="001650EA" w:rsidRDefault="001650EA" w:rsidP="00B90A32">
      <w:pPr>
        <w:spacing w:line="240" w:lineRule="auto"/>
      </w:pPr>
      <w:r>
        <w:separator/>
      </w:r>
    </w:p>
  </w:footnote>
  <w:footnote w:type="continuationSeparator" w:id="0">
    <w:p w14:paraId="0417A5FC" w14:textId="77777777" w:rsidR="001650EA" w:rsidRDefault="001650EA" w:rsidP="00B90A3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154937" w14:textId="77777777" w:rsidR="005B725F" w:rsidRDefault="00473C42">
    <w:pPr>
      <w:pStyle w:val="En-tte"/>
    </w:pPr>
    <w:r>
      <w:rPr>
        <w:noProof/>
      </w:rPr>
    </w:r>
    <w:r w:rsidR="00473C42">
      <w:rPr>
        <w:noProof/>
      </w:rPr>
      <w:pict w14:anchorId="4BBAF44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6854059" o:spid="_x0000_s1027" type="#_x0000_t75" alt="" style="position:absolute;left:0;text-align:left;margin-left:0;margin-top:0;width:480.55pt;height:679.65pt;z-index:-25165568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Diploma-Filigrane-word_Plan de travail 1_Plan de travail 1"/>
          <w10:wrap anchorx="margin" anchory="margin"/>
        </v:shape>
      </w:pict>
    </w:r>
    <w:r w:rsidR="00D4706C">
      <w:rPr>
        <w:noProof/>
      </w:rPr>
      <w:drawing>
        <wp:anchor distT="0" distB="0" distL="114300" distR="114300" simplePos="0" relativeHeight="251658752" behindDoc="1" locked="0" layoutInCell="0" allowOverlap="1" wp14:anchorId="07D2A848" wp14:editId="378E8EED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6281420" cy="8883650"/>
          <wp:effectExtent l="0" t="0" r="0" b="0"/>
          <wp:wrapNone/>
          <wp:docPr id="8" name="Imag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81420" cy="88836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EDBCC7" w14:textId="77777777" w:rsidR="00411B94" w:rsidRDefault="00473C42">
    <w:pPr>
      <w:pStyle w:val="En-tte"/>
    </w:pPr>
    <w:r>
      <w:rPr>
        <w:noProof/>
      </w:rPr>
    </w:r>
    <w:r w:rsidR="00473C42">
      <w:rPr>
        <w:noProof/>
      </w:rPr>
      <w:pict w14:anchorId="2920BE4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6854060" o:spid="_x0000_s1026" type="#_x0000_t75" alt="" style="position:absolute;left:0;text-align:left;margin-left:0;margin-top:0;width:480.55pt;height:679.65pt;z-index:-25165465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Diploma-Filigrane-word_Plan de travail 1_Plan de travail 1"/>
          <w10:wrap anchorx="margin" anchory="margin"/>
        </v:shape>
      </w:pict>
    </w:r>
    <w:r w:rsidR="00D4706C">
      <w:rPr>
        <w:noProof/>
      </w:rPr>
      <mc:AlternateContent>
        <mc:Choice Requires="wps">
          <w:drawing>
            <wp:anchor distT="0" distB="0" distL="114300" distR="114300" simplePos="0" relativeHeight="251653632" behindDoc="0" locked="0" layoutInCell="1" allowOverlap="1" wp14:anchorId="6C5E5624" wp14:editId="7A1B824F">
              <wp:simplePos x="0" y="0"/>
              <wp:positionH relativeFrom="column">
                <wp:posOffset>8890</wp:posOffset>
              </wp:positionH>
              <wp:positionV relativeFrom="paragraph">
                <wp:posOffset>266065</wp:posOffset>
              </wp:positionV>
              <wp:extent cx="6102350" cy="238125"/>
              <wp:effectExtent l="0" t="0" r="0" b="0"/>
              <wp:wrapNone/>
              <wp:docPr id="5" name="Zone de text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>
                      <a:xfrm>
                        <a:off x="0" y="0"/>
                        <a:ext cx="6102350" cy="238125"/>
                      </a:xfrm>
                      <a:prstGeom prst="rect">
                        <a:avLst/>
                      </a:prstGeom>
                      <a:solidFill>
                        <a:sysClr val="window" lastClr="FFFFFF">
                          <a:lumMod val="65000"/>
                        </a:sysClr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1254254" w14:textId="4BB5A3AE" w:rsidR="00411B94" w:rsidRPr="00335BC9" w:rsidRDefault="00AE517D" w:rsidP="00E144D7">
                          <w:pPr>
                            <w:pStyle w:val="Paragraphedeliste"/>
                            <w:ind w:left="0"/>
                            <w:rPr>
                              <w:rFonts w:asciiTheme="minorHAnsi" w:hAnsiTheme="minorHAnsi" w:cstheme="minorHAnsi"/>
                              <w:b/>
                              <w:bCs/>
                              <w:color w:val="FFFFFF"/>
                              <w:rPrChange w:id="1919" w:author="sam cornet" w:date="2025-03-17T21:50:00Z" w16du:dateUtc="2025-03-17T20:50:00Z">
                                <w:rPr>
                                  <w:color w:val="FFFFFF"/>
                                </w:rPr>
                              </w:rPrChange>
                            </w:rPr>
                          </w:pPr>
                          <w:r w:rsidRPr="00335BC9">
                            <w:rPr>
                              <w:rFonts w:asciiTheme="minorHAnsi" w:hAnsiTheme="minorHAnsi" w:cstheme="minorHAnsi"/>
                              <w:b/>
                              <w:bCs/>
                              <w:color w:val="FFFFFF"/>
                              <w:rPrChange w:id="1920" w:author="sam cornet" w:date="2025-03-17T21:50:00Z" w16du:dateUtc="2025-03-17T20:50:00Z">
                                <w:rPr>
                                  <w:color w:val="FFFFFF"/>
                                </w:rPr>
                              </w:rPrChange>
                            </w:rPr>
                            <w:t>I.</w:t>
                          </w:r>
                          <w:r w:rsidR="00AE7A07" w:rsidRPr="00335BC9">
                            <w:rPr>
                              <w:rFonts w:asciiTheme="minorHAnsi" w:hAnsiTheme="minorHAnsi" w:cstheme="minorHAnsi"/>
                              <w:b/>
                              <w:bCs/>
                              <w:color w:val="FFFFFF"/>
                              <w:rPrChange w:id="1921" w:author="sam cornet" w:date="2025-03-17T21:50:00Z" w16du:dateUtc="2025-03-17T20:50:00Z">
                                <w:rPr>
                                  <w:color w:val="FFFFFF"/>
                                </w:rPr>
                              </w:rPrChange>
                            </w:rPr>
                            <w:t xml:space="preserve"> Les glandes endocrines et les hormone</w:t>
                          </w:r>
                          <w:del w:id="1922" w:author="sam cornet" w:date="2025-03-17T21:50:00Z" w16du:dateUtc="2025-03-17T20:50:00Z">
                            <w:r w:rsidR="00AE7A07" w:rsidRPr="00335BC9" w:rsidDel="00335BC9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FFFF"/>
                                <w:rPrChange w:id="1923" w:author="sam cornet" w:date="2025-03-17T21:50:00Z" w16du:dateUtc="2025-03-17T20:50:00Z">
                                  <w:rPr>
                                    <w:color w:val="FFFFFF"/>
                                  </w:rPr>
                                </w:rPrChange>
                              </w:rPr>
                              <w:delText>s</w:delText>
                            </w:r>
                            <w:r w:rsidR="00CF3119" w:rsidRPr="00335BC9" w:rsidDel="00335BC9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FFFF"/>
                                <w:rPrChange w:id="1924" w:author="sam cornet" w:date="2025-03-17T21:50:00Z" w16du:dateUtc="2025-03-17T20:50:00Z">
                                  <w:rPr>
                                    <w:color w:val="FFFFFF"/>
                                  </w:rPr>
                                </w:rPrChange>
                              </w:rPr>
                              <w:delText>/</w:delText>
                            </w:r>
                          </w:del>
                          <w:r w:rsidR="00CF3119" w:rsidRPr="00335BC9">
                            <w:rPr>
                              <w:rFonts w:asciiTheme="minorHAnsi" w:hAnsiTheme="minorHAnsi" w:cstheme="minorHAnsi"/>
                              <w:b/>
                              <w:bCs/>
                              <w:color w:val="FFFFFF"/>
                              <w:rPrChange w:id="1925" w:author="sam cornet" w:date="2025-03-17T21:50:00Z" w16du:dateUtc="2025-03-17T20:50:00Z">
                                <w:rPr>
                                  <w:color w:val="FFFFFF"/>
                                </w:rPr>
                              </w:rPrChange>
                            </w:rPr>
                            <w:t xml:space="preserve"> II.</w:t>
                          </w:r>
                          <w:r w:rsidRPr="00335BC9">
                            <w:rPr>
                              <w:rFonts w:asciiTheme="minorHAnsi" w:hAnsiTheme="minorHAnsi" w:cstheme="minorHAnsi"/>
                              <w:b/>
                              <w:bCs/>
                              <w:color w:val="FFFFFF"/>
                              <w:rPrChange w:id="1926" w:author="sam cornet" w:date="2025-03-17T21:50:00Z" w16du:dateUtc="2025-03-17T20:50:00Z">
                                <w:rPr>
                                  <w:color w:val="FFFFFF"/>
                                </w:rPr>
                              </w:rPrChange>
                            </w:rPr>
                            <w:t xml:space="preserve"> </w:t>
                          </w:r>
                          <w:r w:rsidR="00AE7A07" w:rsidRPr="00335BC9">
                            <w:rPr>
                              <w:rFonts w:asciiTheme="minorHAnsi" w:hAnsiTheme="minorHAnsi" w:cstheme="minorHAnsi"/>
                              <w:b/>
                              <w:bCs/>
                              <w:color w:val="FFFFFF"/>
                              <w:rPrChange w:id="1927" w:author="sam cornet" w:date="2025-03-17T21:50:00Z" w16du:dateUtc="2025-03-17T20:50:00Z">
                                <w:rPr>
                                  <w:color w:val="FFFFFF"/>
                                </w:rPr>
                              </w:rPrChange>
                            </w:rPr>
                            <w:t>Réponses hormonales à l’exercice et à l’entraînement</w:t>
                          </w:r>
                          <w:r w:rsidR="00CF3119" w:rsidRPr="00335BC9">
                            <w:rPr>
                              <w:rFonts w:asciiTheme="minorHAnsi" w:hAnsiTheme="minorHAnsi" w:cstheme="minorHAnsi"/>
                              <w:b/>
                              <w:bCs/>
                              <w:color w:val="FFFFFF"/>
                              <w:rPrChange w:id="1928" w:author="sam cornet" w:date="2025-03-17T21:50:00Z" w16du:dateUtc="2025-03-17T20:50:00Z">
                                <w:rPr>
                                  <w:color w:val="FFFFFF"/>
                                </w:rPr>
                              </w:rPrChange>
                            </w:rPr>
                            <w:t xml:space="preserve"> </w:t>
                          </w:r>
                          <w:del w:id="1929" w:author="sam cornet" w:date="2025-03-17T21:50:00Z" w16du:dateUtc="2025-03-17T20:50:00Z">
                            <w:r w:rsidR="00CF3119" w:rsidRPr="00335BC9" w:rsidDel="00335BC9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FFFF"/>
                                <w:rPrChange w:id="1930" w:author="sam cornet" w:date="2025-03-17T21:50:00Z" w16du:dateUtc="2025-03-17T20:50:00Z">
                                  <w:rPr>
                                    <w:color w:val="FFFFFF"/>
                                  </w:rPr>
                                </w:rPrChange>
                              </w:rPr>
                              <w:delText>/</w:delText>
                            </w:r>
                            <w:r w:rsidRPr="00335BC9" w:rsidDel="00335BC9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FFFF"/>
                                <w:rPrChange w:id="1931" w:author="sam cornet" w:date="2025-03-17T21:50:00Z" w16du:dateUtc="2025-03-17T20:50:00Z">
                                  <w:rPr>
                                    <w:color w:val="FFFFFF"/>
                                  </w:rPr>
                                </w:rPrChange>
                              </w:rPr>
                              <w:delText xml:space="preserve"> III. </w:delText>
                            </w:r>
                            <w:r w:rsidR="00AE7A07" w:rsidRPr="00335BC9" w:rsidDel="00335BC9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FFFF"/>
                                <w:rPrChange w:id="1932" w:author="sam cornet" w:date="2025-03-17T21:50:00Z" w16du:dateUtc="2025-03-17T20:50:00Z">
                                  <w:rPr>
                                    <w:color w:val="FFFFFF"/>
                                  </w:rPr>
                                </w:rPrChange>
                              </w:rPr>
                              <w:delText>Bibliographie</w:delText>
                            </w:r>
                          </w:del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C5E5624" id="_x0000_t202" coordsize="21600,21600" o:spt="202" path="m,l,21600r21600,l21600,xe">
              <v:stroke joinstyle="miter"/>
              <v:path gradientshapeok="t" o:connecttype="rect"/>
            </v:shapetype>
            <v:shape id="Zone de texte 5" o:spid="_x0000_s1030" type="#_x0000_t202" style="position:absolute;left:0;text-align:left;margin-left:.7pt;margin-top:20.95pt;width:480.5pt;height:18.75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" fillcolor="#a6a6a6" stroked="f" strokeweight=".5pt">
              <v:textbox>
                <w:txbxContent>
                  <w:p w14:paraId="61254254" w14:textId="4BB5A3AE" w:rsidR="00411B94" w:rsidRPr="00335BC9" w:rsidRDefault="00AE517D" w:rsidP="00E144D7">
                    <w:pPr>
                      <w:pStyle w:val="Paragraphedeliste"/>
                      <w:ind w:left="0"/>
                      <w:rPr>
                        <w:rFonts w:asciiTheme="minorHAnsi" w:hAnsiTheme="minorHAnsi" w:cstheme="minorHAnsi"/>
                        <w:b/>
                        <w:bCs/>
                        <w:color w:val="FFFFFF"/>
                        <w:rPrChange w:id="1910" w:author="sam cornet" w:date="2025-03-17T21:50:00Z" w16du:dateUtc="2025-03-17T20:50:00Z">
                          <w:rPr>
                            <w:color w:val="FFFFFF"/>
                          </w:rPr>
                        </w:rPrChange>
                      </w:rPr>
                    </w:pPr>
                    <w:r w:rsidRPr="00335BC9">
                      <w:rPr>
                        <w:rFonts w:asciiTheme="minorHAnsi" w:hAnsiTheme="minorHAnsi" w:cstheme="minorHAnsi"/>
                        <w:b/>
                        <w:bCs/>
                        <w:color w:val="FFFFFF"/>
                        <w:rPrChange w:id="1911" w:author="sam cornet" w:date="2025-03-17T21:50:00Z" w16du:dateUtc="2025-03-17T20:50:00Z">
                          <w:rPr>
                            <w:color w:val="FFFFFF"/>
                          </w:rPr>
                        </w:rPrChange>
                      </w:rPr>
                      <w:t>I.</w:t>
                    </w:r>
                    <w:r w:rsidR="00AE7A07" w:rsidRPr="00335BC9">
                      <w:rPr>
                        <w:rFonts w:asciiTheme="minorHAnsi" w:hAnsiTheme="minorHAnsi" w:cstheme="minorHAnsi"/>
                        <w:b/>
                        <w:bCs/>
                        <w:color w:val="FFFFFF"/>
                        <w:rPrChange w:id="1912" w:author="sam cornet" w:date="2025-03-17T21:50:00Z" w16du:dateUtc="2025-03-17T20:50:00Z">
                          <w:rPr>
                            <w:color w:val="FFFFFF"/>
                          </w:rPr>
                        </w:rPrChange>
                      </w:rPr>
                      <w:t xml:space="preserve"> Les glandes endocrines et les hormone</w:t>
                    </w:r>
                    <w:del w:id="1913" w:author="sam cornet" w:date="2025-03-17T21:50:00Z" w16du:dateUtc="2025-03-17T20:50:00Z">
                      <w:r w:rsidR="00AE7A07" w:rsidRPr="00335BC9" w:rsidDel="00335BC9">
                        <w:rPr>
                          <w:rFonts w:asciiTheme="minorHAnsi" w:hAnsiTheme="minorHAnsi" w:cstheme="minorHAnsi"/>
                          <w:b/>
                          <w:bCs/>
                          <w:color w:val="FFFFFF"/>
                          <w:rPrChange w:id="1914" w:author="sam cornet" w:date="2025-03-17T21:50:00Z" w16du:dateUtc="2025-03-17T20:50:00Z">
                            <w:rPr>
                              <w:color w:val="FFFFFF"/>
                            </w:rPr>
                          </w:rPrChange>
                        </w:rPr>
                        <w:delText>s</w:delText>
                      </w:r>
                      <w:r w:rsidR="00CF3119" w:rsidRPr="00335BC9" w:rsidDel="00335BC9">
                        <w:rPr>
                          <w:rFonts w:asciiTheme="minorHAnsi" w:hAnsiTheme="minorHAnsi" w:cstheme="minorHAnsi"/>
                          <w:b/>
                          <w:bCs/>
                          <w:color w:val="FFFFFF"/>
                          <w:rPrChange w:id="1915" w:author="sam cornet" w:date="2025-03-17T21:50:00Z" w16du:dateUtc="2025-03-17T20:50:00Z">
                            <w:rPr>
                              <w:color w:val="FFFFFF"/>
                            </w:rPr>
                          </w:rPrChange>
                        </w:rPr>
                        <w:delText>/</w:delText>
                      </w:r>
                    </w:del>
                    <w:r w:rsidR="00CF3119" w:rsidRPr="00335BC9">
                      <w:rPr>
                        <w:rFonts w:asciiTheme="minorHAnsi" w:hAnsiTheme="minorHAnsi" w:cstheme="minorHAnsi"/>
                        <w:b/>
                        <w:bCs/>
                        <w:color w:val="FFFFFF"/>
                        <w:rPrChange w:id="1916" w:author="sam cornet" w:date="2025-03-17T21:50:00Z" w16du:dateUtc="2025-03-17T20:50:00Z">
                          <w:rPr>
                            <w:color w:val="FFFFFF"/>
                          </w:rPr>
                        </w:rPrChange>
                      </w:rPr>
                      <w:t xml:space="preserve"> II.</w:t>
                    </w:r>
                    <w:r w:rsidRPr="00335BC9">
                      <w:rPr>
                        <w:rFonts w:asciiTheme="minorHAnsi" w:hAnsiTheme="minorHAnsi" w:cstheme="minorHAnsi"/>
                        <w:b/>
                        <w:bCs/>
                        <w:color w:val="FFFFFF"/>
                        <w:rPrChange w:id="1917" w:author="sam cornet" w:date="2025-03-17T21:50:00Z" w16du:dateUtc="2025-03-17T20:50:00Z">
                          <w:rPr>
                            <w:color w:val="FFFFFF"/>
                          </w:rPr>
                        </w:rPrChange>
                      </w:rPr>
                      <w:t xml:space="preserve"> </w:t>
                    </w:r>
                    <w:r w:rsidR="00AE7A07" w:rsidRPr="00335BC9">
                      <w:rPr>
                        <w:rFonts w:asciiTheme="minorHAnsi" w:hAnsiTheme="minorHAnsi" w:cstheme="minorHAnsi"/>
                        <w:b/>
                        <w:bCs/>
                        <w:color w:val="FFFFFF"/>
                        <w:rPrChange w:id="1918" w:author="sam cornet" w:date="2025-03-17T21:50:00Z" w16du:dateUtc="2025-03-17T20:50:00Z">
                          <w:rPr>
                            <w:color w:val="FFFFFF"/>
                          </w:rPr>
                        </w:rPrChange>
                      </w:rPr>
                      <w:t>Réponses hormonales à l’exercice et à l’entraînement</w:t>
                    </w:r>
                    <w:r w:rsidR="00CF3119" w:rsidRPr="00335BC9">
                      <w:rPr>
                        <w:rFonts w:asciiTheme="minorHAnsi" w:hAnsiTheme="minorHAnsi" w:cstheme="minorHAnsi"/>
                        <w:b/>
                        <w:bCs/>
                        <w:color w:val="FFFFFF"/>
                        <w:rPrChange w:id="1919" w:author="sam cornet" w:date="2025-03-17T21:50:00Z" w16du:dateUtc="2025-03-17T20:50:00Z">
                          <w:rPr>
                            <w:color w:val="FFFFFF"/>
                          </w:rPr>
                        </w:rPrChange>
                      </w:rPr>
                      <w:t xml:space="preserve"> </w:t>
                    </w:r>
                    <w:del w:id="1920" w:author="sam cornet" w:date="2025-03-17T21:50:00Z" w16du:dateUtc="2025-03-17T20:50:00Z">
                      <w:r w:rsidR="00CF3119" w:rsidRPr="00335BC9" w:rsidDel="00335BC9">
                        <w:rPr>
                          <w:rFonts w:asciiTheme="minorHAnsi" w:hAnsiTheme="minorHAnsi" w:cstheme="minorHAnsi"/>
                          <w:b/>
                          <w:bCs/>
                          <w:color w:val="FFFFFF"/>
                          <w:rPrChange w:id="1921" w:author="sam cornet" w:date="2025-03-17T21:50:00Z" w16du:dateUtc="2025-03-17T20:50:00Z">
                            <w:rPr>
                              <w:color w:val="FFFFFF"/>
                            </w:rPr>
                          </w:rPrChange>
                        </w:rPr>
                        <w:delText>/</w:delText>
                      </w:r>
                      <w:r w:rsidRPr="00335BC9" w:rsidDel="00335BC9">
                        <w:rPr>
                          <w:rFonts w:asciiTheme="minorHAnsi" w:hAnsiTheme="minorHAnsi" w:cstheme="minorHAnsi"/>
                          <w:b/>
                          <w:bCs/>
                          <w:color w:val="FFFFFF"/>
                          <w:rPrChange w:id="1922" w:author="sam cornet" w:date="2025-03-17T21:50:00Z" w16du:dateUtc="2025-03-17T20:50:00Z">
                            <w:rPr>
                              <w:color w:val="FFFFFF"/>
                            </w:rPr>
                          </w:rPrChange>
                        </w:rPr>
                        <w:delText xml:space="preserve"> III. </w:delText>
                      </w:r>
                      <w:r w:rsidR="00AE7A07" w:rsidRPr="00335BC9" w:rsidDel="00335BC9">
                        <w:rPr>
                          <w:rFonts w:asciiTheme="minorHAnsi" w:hAnsiTheme="minorHAnsi" w:cstheme="minorHAnsi"/>
                          <w:b/>
                          <w:bCs/>
                          <w:color w:val="FFFFFF"/>
                          <w:rPrChange w:id="1923" w:author="sam cornet" w:date="2025-03-17T21:50:00Z" w16du:dateUtc="2025-03-17T20:50:00Z">
                            <w:rPr>
                              <w:color w:val="FFFFFF"/>
                            </w:rPr>
                          </w:rPrChange>
                        </w:rPr>
                        <w:delText>Bibliographie</w:delText>
                      </w:r>
                    </w:del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75F060" w14:textId="77777777" w:rsidR="00A3576F" w:rsidRDefault="00473C42" w:rsidP="006526E3">
    <w:pPr>
      <w:spacing w:line="240" w:lineRule="auto"/>
      <w:ind w:left="5670"/>
      <w:rPr>
        <w:rFonts w:ascii="Matter Medium" w:hAnsi="Matter Medium"/>
        <w:noProof/>
        <w:sz w:val="36"/>
      </w:rPr>
    </w:pPr>
    <w:r>
      <w:rPr>
        <w:rFonts w:ascii="Matter Medium" w:hAnsi="Matter Medium"/>
        <w:noProof/>
        <w:sz w:val="36"/>
      </w:rPr>
    </w:r>
    <w:r w:rsidR="00473C42">
      <w:rPr>
        <w:rFonts w:ascii="Matter Medium" w:hAnsi="Matter Medium"/>
        <w:noProof/>
        <w:sz w:val="36"/>
      </w:rPr>
      <w:pict w14:anchorId="1A8AE61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6854058" o:spid="_x0000_s1025" type="#_x0000_t75" alt="" style="position:absolute;left:0;text-align:left;margin-left:0;margin-top:0;width:480.55pt;height:679.65pt;z-index:-251656704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Diploma-Filigrane-word_Plan de travail 1_Plan de travail 1"/>
          <w10:wrap anchorx="margin" anchory="margin"/>
        </v:shape>
      </w:pict>
    </w:r>
  </w:p>
  <w:p w14:paraId="52933A49" w14:textId="77777777" w:rsidR="006326E0" w:rsidRPr="004C35EF" w:rsidRDefault="006326E0" w:rsidP="00324D3D">
    <w:pPr>
      <w:spacing w:line="240" w:lineRule="auto"/>
      <w:ind w:left="8364" w:right="-711"/>
      <w:jc w:val="both"/>
      <w:rPr>
        <w:noProof/>
        <w:color w:val="FFFFFF"/>
        <w:sz w:val="24"/>
        <w:szCs w:val="24"/>
      </w:rPr>
    </w:pPr>
  </w:p>
  <w:p w14:paraId="752FF130" w14:textId="77777777" w:rsidR="00DF2F1C" w:rsidRPr="00324D3D" w:rsidRDefault="006526E3" w:rsidP="00363ABC">
    <w:pPr>
      <w:spacing w:line="240" w:lineRule="auto"/>
      <w:ind w:left="8222" w:right="-711"/>
      <w:rPr>
        <w:noProof/>
        <w:color w:val="53ACDB"/>
        <w:sz w:val="20"/>
        <w:szCs w:val="20"/>
      </w:rPr>
    </w:pPr>
    <w:r w:rsidRPr="004C35EF">
      <w:rPr>
        <w:rFonts w:ascii="Matter Medium" w:hAnsi="Matter Medium"/>
        <w:noProof/>
        <w:color w:val="FFFFFF"/>
        <w:sz w:val="28"/>
        <w:szCs w:val="28"/>
      </w:rPr>
      <w:t>Révisions</w:t>
    </w:r>
    <w:r w:rsidR="00324D3D" w:rsidRPr="004C35EF">
      <w:rPr>
        <w:noProof/>
        <w:color w:val="FFFFFF"/>
        <w:sz w:val="28"/>
        <w:szCs w:val="28"/>
      </w:rPr>
      <w:t> </w:t>
    </w:r>
    <w:r w:rsidR="00324D3D" w:rsidRPr="004C35EF">
      <w:rPr>
        <w:noProof/>
        <w:color w:val="FFFFFF"/>
        <w:sz w:val="24"/>
        <w:szCs w:val="24"/>
      </w:rPr>
      <w:t>:</w:t>
    </w:r>
    <w:r w:rsidR="00FF6DDB" w:rsidRPr="00324D3D">
      <w:rPr>
        <w:noProof/>
        <w:sz w:val="36"/>
      </w:rPr>
      <w:t xml:space="preserve"> </w:t>
    </w:r>
    <w:r w:rsidRPr="00324D3D">
      <w:rPr>
        <w:noProof/>
        <w:color w:val="53ACDB"/>
        <w:sz w:val="20"/>
        <w:szCs w:val="20"/>
      </w:rPr>
      <w:t xml:space="preserve"> </w:t>
    </w:r>
  </w:p>
  <w:p w14:paraId="4B44A324" w14:textId="77777777" w:rsidR="00A01E36" w:rsidRPr="00A01E36" w:rsidRDefault="00A01E36" w:rsidP="00B10D21">
    <w:pPr>
      <w:spacing w:line="240" w:lineRule="auto"/>
      <w:rPr>
        <w:rFonts w:ascii="Matter Medium" w:hAnsi="Matter Medium"/>
        <w:noProof/>
        <w:color w:val="53ACDB"/>
        <w:sz w:val="20"/>
        <w:szCs w:val="20"/>
      </w:rPr>
    </w:pPr>
  </w:p>
  <w:p w14:paraId="23337AB7" w14:textId="77777777" w:rsidR="00425319" w:rsidRDefault="00D4706C">
    <w:pPr>
      <w:pStyle w:val="En-tte"/>
    </w:pP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5EB0A6B7" wp14:editId="39F8991E">
              <wp:simplePos x="0" y="0"/>
              <wp:positionH relativeFrom="column">
                <wp:posOffset>682625</wp:posOffset>
              </wp:positionH>
              <wp:positionV relativeFrom="paragraph">
                <wp:posOffset>2058035</wp:posOffset>
              </wp:positionV>
              <wp:extent cx="4709795" cy="5186045"/>
              <wp:effectExtent l="0" t="0" r="0" b="0"/>
              <wp:wrapNone/>
              <wp:docPr id="1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>
                      <a:xfrm>
                        <a:off x="0" y="0"/>
                        <a:ext cx="4709795" cy="5186045"/>
                      </a:xfrm>
                      <a:prstGeom prst="rect">
                        <a:avLst/>
                      </a:prstGeom>
                      <a:solidFill>
                        <a:sysClr val="window" lastClr="FFFFFF"/>
                      </a:solidFill>
                      <a:ln w="12700" cap="flat" cmpd="sng" algn="ctr">
                        <a:noFill/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703DA3A" id="Rectangle 1" o:spid="_x0000_s1026" style="position:absolute;margin-left:53.75pt;margin-top:162.05pt;width:370.85pt;height:408.3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" fillcolor="window" stroked="f" strokeweight="1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97A70"/>
    <w:multiLevelType w:val="hybridMultilevel"/>
    <w:tmpl w:val="BC103050"/>
    <w:lvl w:ilvl="0" w:tplc="040C0003">
      <w:start w:val="1"/>
      <w:numFmt w:val="bullet"/>
      <w:lvlText w:val="o"/>
      <w:lvlJc w:val="left"/>
      <w:pPr>
        <w:ind w:left="-443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-371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-299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-227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-155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-83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-11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1330" w:hanging="360"/>
      </w:pPr>
      <w:rPr>
        <w:rFonts w:ascii="Wingdings" w:hAnsi="Wingdings" w:hint="default"/>
      </w:rPr>
    </w:lvl>
  </w:abstractNum>
  <w:abstractNum w:abstractNumId="1" w15:restartNumberingAfterBreak="0">
    <w:nsid w:val="04A13C6F"/>
    <w:multiLevelType w:val="hybridMultilevel"/>
    <w:tmpl w:val="5B740E2E"/>
    <w:lvl w:ilvl="0" w:tplc="040C0005">
      <w:start w:val="1"/>
      <w:numFmt w:val="bullet"/>
      <w:lvlText w:val=""/>
      <w:lvlJc w:val="left"/>
      <w:pPr>
        <w:ind w:left="92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5872A91"/>
    <w:multiLevelType w:val="hybridMultilevel"/>
    <w:tmpl w:val="67AEDF82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32336C"/>
    <w:multiLevelType w:val="hybridMultilevel"/>
    <w:tmpl w:val="E72E521E"/>
    <w:lvl w:ilvl="0" w:tplc="040C0003">
      <w:start w:val="1"/>
      <w:numFmt w:val="bullet"/>
      <w:lvlText w:val="o"/>
      <w:lvlJc w:val="left"/>
      <w:pPr>
        <w:ind w:left="644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4" w15:restartNumberingAfterBreak="0">
    <w:nsid w:val="08A722E2"/>
    <w:multiLevelType w:val="hybridMultilevel"/>
    <w:tmpl w:val="1D1ADFF4"/>
    <w:lvl w:ilvl="0" w:tplc="040C0003">
      <w:start w:val="1"/>
      <w:numFmt w:val="bullet"/>
      <w:lvlText w:val="o"/>
      <w:lvlJc w:val="left"/>
      <w:pPr>
        <w:ind w:left="611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33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5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77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49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1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3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5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371" w:hanging="360"/>
      </w:pPr>
      <w:rPr>
        <w:rFonts w:ascii="Wingdings" w:hAnsi="Wingdings" w:hint="default"/>
      </w:rPr>
    </w:lvl>
  </w:abstractNum>
  <w:abstractNum w:abstractNumId="5" w15:restartNumberingAfterBreak="0">
    <w:nsid w:val="08F2513B"/>
    <w:multiLevelType w:val="hybridMultilevel"/>
    <w:tmpl w:val="556C9BA6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9646835"/>
    <w:multiLevelType w:val="hybridMultilevel"/>
    <w:tmpl w:val="D76E2A52"/>
    <w:lvl w:ilvl="0" w:tplc="040C0005">
      <w:start w:val="1"/>
      <w:numFmt w:val="bullet"/>
      <w:lvlText w:val=""/>
      <w:lvlJc w:val="left"/>
      <w:pPr>
        <w:ind w:left="92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7" w15:restartNumberingAfterBreak="0">
    <w:nsid w:val="0C0C50A7"/>
    <w:multiLevelType w:val="hybridMultilevel"/>
    <w:tmpl w:val="B8202CDA"/>
    <w:lvl w:ilvl="0" w:tplc="040C0003">
      <w:start w:val="1"/>
      <w:numFmt w:val="bullet"/>
      <w:lvlText w:val="o"/>
      <w:lvlJc w:val="left"/>
      <w:pPr>
        <w:ind w:left="1287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0C9266A2"/>
    <w:multiLevelType w:val="hybridMultilevel"/>
    <w:tmpl w:val="476EA56C"/>
    <w:lvl w:ilvl="0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0CFE1655"/>
    <w:multiLevelType w:val="hybridMultilevel"/>
    <w:tmpl w:val="BC963CD8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3FE3D40"/>
    <w:multiLevelType w:val="hybridMultilevel"/>
    <w:tmpl w:val="1742C6B8"/>
    <w:lvl w:ilvl="0" w:tplc="2D0A260C">
      <w:start w:val="1"/>
      <w:numFmt w:val="upperRoman"/>
      <w:pStyle w:val="DtailTitreplan-Diploma"/>
      <w:lvlText w:val="%1."/>
      <w:lvlJc w:val="left"/>
      <w:pPr>
        <w:ind w:left="360" w:hanging="360"/>
      </w:pPr>
      <w:rPr>
        <w:rFonts w:ascii="Matter" w:hAnsi="Matter" w:cs="Calibri" w:hint="default"/>
        <w:b/>
        <w:bCs/>
        <w:i w:val="0"/>
        <w:strike w:val="0"/>
        <w:dstrike w:val="0"/>
        <w:color w:val="53ACDB"/>
        <w:sz w:val="18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50C2DB5"/>
    <w:multiLevelType w:val="hybridMultilevel"/>
    <w:tmpl w:val="8EDE82CC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5150D66"/>
    <w:multiLevelType w:val="hybridMultilevel"/>
    <w:tmpl w:val="BF0257A2"/>
    <w:lvl w:ilvl="0" w:tplc="040C0005">
      <w:start w:val="1"/>
      <w:numFmt w:val="bullet"/>
      <w:lvlText w:val=""/>
      <w:lvlJc w:val="left"/>
      <w:pPr>
        <w:ind w:left="92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3" w15:restartNumberingAfterBreak="0">
    <w:nsid w:val="151569FE"/>
    <w:multiLevelType w:val="hybridMultilevel"/>
    <w:tmpl w:val="9F62FE60"/>
    <w:lvl w:ilvl="0" w:tplc="040C0003">
      <w:start w:val="1"/>
      <w:numFmt w:val="bullet"/>
      <w:lvlText w:val="o"/>
      <w:lvlJc w:val="left"/>
      <w:pPr>
        <w:ind w:left="611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33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5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77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49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1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3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5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371" w:hanging="360"/>
      </w:pPr>
      <w:rPr>
        <w:rFonts w:ascii="Wingdings" w:hAnsi="Wingdings" w:hint="default"/>
      </w:rPr>
    </w:lvl>
  </w:abstractNum>
  <w:abstractNum w:abstractNumId="14" w15:restartNumberingAfterBreak="0">
    <w:nsid w:val="15910075"/>
    <w:multiLevelType w:val="hybridMultilevel"/>
    <w:tmpl w:val="69CE6A1C"/>
    <w:lvl w:ilvl="0" w:tplc="040C0003">
      <w:start w:val="1"/>
      <w:numFmt w:val="bullet"/>
      <w:lvlText w:val="o"/>
      <w:lvlJc w:val="left"/>
      <w:pPr>
        <w:ind w:left="611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1595263E"/>
    <w:multiLevelType w:val="hybridMultilevel"/>
    <w:tmpl w:val="8F8EC088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16A0229C"/>
    <w:multiLevelType w:val="hybridMultilevel"/>
    <w:tmpl w:val="C6FC3AF2"/>
    <w:lvl w:ilvl="0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18C316EB"/>
    <w:multiLevelType w:val="hybridMultilevel"/>
    <w:tmpl w:val="C8DAD452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190809CD"/>
    <w:multiLevelType w:val="hybridMultilevel"/>
    <w:tmpl w:val="5EFC520C"/>
    <w:lvl w:ilvl="0" w:tplc="040C0003">
      <w:start w:val="1"/>
      <w:numFmt w:val="bullet"/>
      <w:lvlText w:val="o"/>
      <w:lvlJc w:val="left"/>
      <w:pPr>
        <w:ind w:left="644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1A112CFD"/>
    <w:multiLevelType w:val="multilevel"/>
    <w:tmpl w:val="8C704C0A"/>
    <w:lvl w:ilvl="0">
      <w:start w:val="1"/>
      <w:numFmt w:val="bullet"/>
      <w:lvlText w:val=""/>
      <w:lvlJc w:val="left"/>
      <w:pPr>
        <w:tabs>
          <w:tab w:val="num" w:pos="720"/>
        </w:tabs>
        <w:ind w:left="567" w:hanging="283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134" w:hanging="283"/>
      </w:pPr>
      <w:rPr>
        <w:rFonts w:ascii="Courier New" w:hAnsi="Courier New" w:hint="default"/>
        <w:sz w:val="20"/>
      </w:rPr>
    </w:lvl>
    <w:lvl w:ilvl="2">
      <w:start w:val="2022"/>
      <w:numFmt w:val="bullet"/>
      <w:lvlText w:val="-"/>
      <w:lvlJc w:val="left"/>
      <w:pPr>
        <w:ind w:left="2061" w:hanging="360"/>
      </w:pPr>
      <w:rPr>
        <w:rFonts w:ascii="Calibri" w:eastAsia="Arial Unicode MS" w:hAnsi="Calibri" w:cs="Calibri" w:hint="default"/>
      </w:rPr>
    </w:lvl>
    <w:lvl w:ilvl="3">
      <w:start w:val="1"/>
      <w:numFmt w:val="bullet"/>
      <w:lvlText w:val=""/>
      <w:lvlJc w:val="left"/>
      <w:pPr>
        <w:tabs>
          <w:tab w:val="num" w:pos="2880"/>
        </w:tabs>
        <w:ind w:left="2268" w:hanging="283"/>
      </w:pPr>
      <w:rPr>
        <w:rFonts w:ascii="Symbol" w:hAnsi="Symbol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AEF06DA"/>
    <w:multiLevelType w:val="hybridMultilevel"/>
    <w:tmpl w:val="6AB88314"/>
    <w:lvl w:ilvl="0" w:tplc="040C0005">
      <w:start w:val="1"/>
      <w:numFmt w:val="bullet"/>
      <w:lvlText w:val=""/>
      <w:lvlJc w:val="left"/>
      <w:pPr>
        <w:ind w:left="92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1" w15:restartNumberingAfterBreak="0">
    <w:nsid w:val="1C5E0053"/>
    <w:multiLevelType w:val="multilevel"/>
    <w:tmpl w:val="EB0E2596"/>
    <w:lvl w:ilvl="0">
      <w:start w:val="1"/>
      <w:numFmt w:val="bullet"/>
      <w:lvlText w:val=""/>
      <w:lvlJc w:val="left"/>
      <w:pPr>
        <w:tabs>
          <w:tab w:val="num" w:pos="720"/>
        </w:tabs>
        <w:ind w:left="567" w:hanging="283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778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1701" w:hanging="283"/>
      </w:pPr>
      <w:rPr>
        <w:rFonts w:ascii="Wingdings" w:hAnsi="Wingdings" w:hint="default"/>
        <w:sz w:val="20"/>
      </w:rPr>
    </w:lvl>
    <w:lvl w:ilvl="3">
      <w:start w:val="1"/>
      <w:numFmt w:val="bullet"/>
      <w:lvlText w:val=""/>
      <w:lvlJc w:val="left"/>
      <w:pPr>
        <w:tabs>
          <w:tab w:val="num" w:pos="2880"/>
        </w:tabs>
        <w:ind w:left="2268" w:hanging="283"/>
      </w:pPr>
      <w:rPr>
        <w:rFonts w:ascii="Symbol" w:hAnsi="Symbol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1614580"/>
    <w:multiLevelType w:val="hybridMultilevel"/>
    <w:tmpl w:val="77682BF0"/>
    <w:lvl w:ilvl="0" w:tplc="040C0003">
      <w:start w:val="1"/>
      <w:numFmt w:val="bullet"/>
      <w:lvlText w:val="o"/>
      <w:lvlJc w:val="left"/>
      <w:pPr>
        <w:ind w:left="644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3" w15:restartNumberingAfterBreak="0">
    <w:nsid w:val="22392CDA"/>
    <w:multiLevelType w:val="hybridMultilevel"/>
    <w:tmpl w:val="62A85252"/>
    <w:lvl w:ilvl="0" w:tplc="040C0003">
      <w:start w:val="1"/>
      <w:numFmt w:val="bullet"/>
      <w:lvlText w:val="o"/>
      <w:lvlJc w:val="left"/>
      <w:pPr>
        <w:ind w:left="611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33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5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77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49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1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3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5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371" w:hanging="360"/>
      </w:pPr>
      <w:rPr>
        <w:rFonts w:ascii="Wingdings" w:hAnsi="Wingdings" w:hint="default"/>
      </w:rPr>
    </w:lvl>
  </w:abstractNum>
  <w:abstractNum w:abstractNumId="24" w15:restartNumberingAfterBreak="0">
    <w:nsid w:val="232C75AF"/>
    <w:multiLevelType w:val="multilevel"/>
    <w:tmpl w:val="BEAC724E"/>
    <w:lvl w:ilvl="0">
      <w:start w:val="1"/>
      <w:numFmt w:val="bullet"/>
      <w:lvlText w:val=""/>
      <w:lvlJc w:val="left"/>
      <w:pPr>
        <w:tabs>
          <w:tab w:val="num" w:pos="578"/>
        </w:tabs>
        <w:ind w:left="425" w:hanging="283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14"/>
        </w:tabs>
        <w:ind w:left="708" w:hanging="283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734"/>
        </w:tabs>
        <w:ind w:left="1275" w:hanging="283"/>
      </w:pPr>
      <w:rPr>
        <w:rFonts w:ascii="Wingdings" w:hAnsi="Wingdings" w:hint="default"/>
        <w:sz w:val="20"/>
      </w:rPr>
    </w:lvl>
    <w:lvl w:ilvl="3">
      <w:start w:val="1"/>
      <w:numFmt w:val="bullet"/>
      <w:lvlText w:val=""/>
      <w:lvlJc w:val="left"/>
      <w:pPr>
        <w:tabs>
          <w:tab w:val="num" w:pos="2454"/>
        </w:tabs>
        <w:ind w:left="1842" w:hanging="283"/>
      </w:pPr>
      <w:rPr>
        <w:rFonts w:ascii="Symbol" w:hAnsi="Symbol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174"/>
        </w:tabs>
        <w:ind w:left="3174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894"/>
        </w:tabs>
        <w:ind w:left="3894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14"/>
        </w:tabs>
        <w:ind w:left="4614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334"/>
        </w:tabs>
        <w:ind w:left="5334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054"/>
        </w:tabs>
        <w:ind w:left="6054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5137682"/>
    <w:multiLevelType w:val="hybridMultilevel"/>
    <w:tmpl w:val="44586A9E"/>
    <w:lvl w:ilvl="0" w:tplc="040C0003">
      <w:start w:val="1"/>
      <w:numFmt w:val="bullet"/>
      <w:lvlText w:val="o"/>
      <w:lvlJc w:val="left"/>
      <w:pPr>
        <w:ind w:left="643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25E15B85"/>
    <w:multiLevelType w:val="hybridMultilevel"/>
    <w:tmpl w:val="E208D026"/>
    <w:lvl w:ilvl="0" w:tplc="040C0003">
      <w:start w:val="1"/>
      <w:numFmt w:val="bullet"/>
      <w:lvlText w:val="o"/>
      <w:lvlJc w:val="left"/>
      <w:pPr>
        <w:ind w:left="611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33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5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77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49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1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3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5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371" w:hanging="360"/>
      </w:pPr>
      <w:rPr>
        <w:rFonts w:ascii="Wingdings" w:hAnsi="Wingdings" w:hint="default"/>
      </w:rPr>
    </w:lvl>
  </w:abstractNum>
  <w:abstractNum w:abstractNumId="27" w15:restartNumberingAfterBreak="0">
    <w:nsid w:val="265F3126"/>
    <w:multiLevelType w:val="hybridMultilevel"/>
    <w:tmpl w:val="948AEBE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70B7FA1"/>
    <w:multiLevelType w:val="hybridMultilevel"/>
    <w:tmpl w:val="85C66F20"/>
    <w:lvl w:ilvl="0" w:tplc="040C0003">
      <w:start w:val="1"/>
      <w:numFmt w:val="bullet"/>
      <w:lvlText w:val="o"/>
      <w:lvlJc w:val="left"/>
      <w:pPr>
        <w:ind w:left="644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2A263144"/>
    <w:multiLevelType w:val="hybridMultilevel"/>
    <w:tmpl w:val="81DC3258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B120AD0"/>
    <w:multiLevelType w:val="hybridMultilevel"/>
    <w:tmpl w:val="25B04856"/>
    <w:lvl w:ilvl="0" w:tplc="040C0003">
      <w:start w:val="1"/>
      <w:numFmt w:val="bullet"/>
      <w:lvlText w:val="o"/>
      <w:lvlJc w:val="left"/>
      <w:pPr>
        <w:ind w:left="611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227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9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71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43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15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7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9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310" w:hanging="360"/>
      </w:pPr>
      <w:rPr>
        <w:rFonts w:ascii="Wingdings" w:hAnsi="Wingdings" w:hint="default"/>
      </w:rPr>
    </w:lvl>
  </w:abstractNum>
  <w:abstractNum w:abstractNumId="31" w15:restartNumberingAfterBreak="0">
    <w:nsid w:val="2CEE7133"/>
    <w:multiLevelType w:val="hybridMultilevel"/>
    <w:tmpl w:val="BE4867A8"/>
    <w:lvl w:ilvl="0" w:tplc="040C0005">
      <w:start w:val="1"/>
      <w:numFmt w:val="bullet"/>
      <w:lvlText w:val=""/>
      <w:lvlJc w:val="left"/>
      <w:pPr>
        <w:ind w:left="92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32" w15:restartNumberingAfterBreak="0">
    <w:nsid w:val="2D750CA6"/>
    <w:multiLevelType w:val="hybridMultilevel"/>
    <w:tmpl w:val="955C99EA"/>
    <w:lvl w:ilvl="0" w:tplc="040C0003">
      <w:start w:val="1"/>
      <w:numFmt w:val="bullet"/>
      <w:lvlText w:val="o"/>
      <w:lvlJc w:val="left"/>
      <w:pPr>
        <w:ind w:left="1211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33" w15:restartNumberingAfterBreak="0">
    <w:nsid w:val="2DFA7B27"/>
    <w:multiLevelType w:val="hybridMultilevel"/>
    <w:tmpl w:val="7408BF8A"/>
    <w:lvl w:ilvl="0" w:tplc="040C0005">
      <w:start w:val="1"/>
      <w:numFmt w:val="bullet"/>
      <w:lvlText w:val=""/>
      <w:lvlJc w:val="left"/>
      <w:pPr>
        <w:ind w:left="185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34" w15:restartNumberingAfterBreak="0">
    <w:nsid w:val="2FAD3D18"/>
    <w:multiLevelType w:val="hybridMultilevel"/>
    <w:tmpl w:val="FDCE517E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14D1FF6"/>
    <w:multiLevelType w:val="hybridMultilevel"/>
    <w:tmpl w:val="2D544554"/>
    <w:lvl w:ilvl="0" w:tplc="040C0005">
      <w:start w:val="1"/>
      <w:numFmt w:val="bullet"/>
      <w:lvlText w:val=""/>
      <w:lvlJc w:val="left"/>
      <w:pPr>
        <w:ind w:left="185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36" w15:restartNumberingAfterBreak="0">
    <w:nsid w:val="31681BF4"/>
    <w:multiLevelType w:val="hybridMultilevel"/>
    <w:tmpl w:val="17F8F952"/>
    <w:lvl w:ilvl="0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336E2D81"/>
    <w:multiLevelType w:val="hybridMultilevel"/>
    <w:tmpl w:val="89701DC4"/>
    <w:lvl w:ilvl="0" w:tplc="040C0003">
      <w:start w:val="1"/>
      <w:numFmt w:val="bullet"/>
      <w:lvlText w:val="o"/>
      <w:lvlJc w:val="left"/>
      <w:pPr>
        <w:ind w:left="611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331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05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77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491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21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3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51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371" w:hanging="360"/>
      </w:pPr>
      <w:rPr>
        <w:rFonts w:ascii="Wingdings" w:hAnsi="Wingdings" w:hint="default"/>
      </w:rPr>
    </w:lvl>
  </w:abstractNum>
  <w:abstractNum w:abstractNumId="38" w15:restartNumberingAfterBreak="0">
    <w:nsid w:val="340555D1"/>
    <w:multiLevelType w:val="hybridMultilevel"/>
    <w:tmpl w:val="F134F55E"/>
    <w:lvl w:ilvl="0" w:tplc="040C0003">
      <w:start w:val="1"/>
      <w:numFmt w:val="bullet"/>
      <w:lvlText w:val="o"/>
      <w:lvlJc w:val="left"/>
      <w:pPr>
        <w:ind w:left="611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346D6F73"/>
    <w:multiLevelType w:val="hybridMultilevel"/>
    <w:tmpl w:val="B0D0B854"/>
    <w:lvl w:ilvl="0" w:tplc="040C0003">
      <w:start w:val="1"/>
      <w:numFmt w:val="bullet"/>
      <w:lvlText w:val="o"/>
      <w:lvlJc w:val="left"/>
      <w:pPr>
        <w:ind w:left="611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331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05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77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491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21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3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51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371" w:hanging="360"/>
      </w:pPr>
      <w:rPr>
        <w:rFonts w:ascii="Wingdings" w:hAnsi="Wingdings" w:hint="default"/>
      </w:rPr>
    </w:lvl>
  </w:abstractNum>
  <w:abstractNum w:abstractNumId="40" w15:restartNumberingAfterBreak="0">
    <w:nsid w:val="368D0CFA"/>
    <w:multiLevelType w:val="hybridMultilevel"/>
    <w:tmpl w:val="F9A0105A"/>
    <w:lvl w:ilvl="0" w:tplc="040C0005">
      <w:start w:val="1"/>
      <w:numFmt w:val="bullet"/>
      <w:lvlText w:val=""/>
      <w:lvlJc w:val="left"/>
      <w:pPr>
        <w:ind w:left="78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1" w15:restartNumberingAfterBreak="0">
    <w:nsid w:val="39AF244C"/>
    <w:multiLevelType w:val="hybridMultilevel"/>
    <w:tmpl w:val="710C6A9E"/>
    <w:lvl w:ilvl="0" w:tplc="040C0003">
      <w:start w:val="1"/>
      <w:numFmt w:val="bullet"/>
      <w:lvlText w:val="o"/>
      <w:lvlJc w:val="left"/>
      <w:pPr>
        <w:ind w:left="644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42" w15:restartNumberingAfterBreak="0">
    <w:nsid w:val="3A1E5F97"/>
    <w:multiLevelType w:val="hybridMultilevel"/>
    <w:tmpl w:val="D0A0272A"/>
    <w:lvl w:ilvl="0" w:tplc="040C0005">
      <w:start w:val="1"/>
      <w:numFmt w:val="bullet"/>
      <w:lvlText w:val=""/>
      <w:lvlJc w:val="left"/>
      <w:pPr>
        <w:ind w:left="92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43" w15:restartNumberingAfterBreak="0">
    <w:nsid w:val="3AAC21DC"/>
    <w:multiLevelType w:val="hybridMultilevel"/>
    <w:tmpl w:val="F53454E0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12E2398">
      <w:numFmt w:val="bullet"/>
      <w:lvlText w:val=""/>
      <w:lvlJc w:val="left"/>
      <w:pPr>
        <w:ind w:left="2160" w:hanging="360"/>
      </w:pPr>
      <w:rPr>
        <w:rFonts w:ascii="Wingdings" w:eastAsia="Times New Roman" w:hAnsi="Wingdings" w:cstheme="minorHAnsi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3B457FD4"/>
    <w:multiLevelType w:val="hybridMultilevel"/>
    <w:tmpl w:val="971462FE"/>
    <w:lvl w:ilvl="0" w:tplc="040C0003">
      <w:start w:val="1"/>
      <w:numFmt w:val="bullet"/>
      <w:lvlText w:val="o"/>
      <w:lvlJc w:val="left"/>
      <w:pPr>
        <w:ind w:left="611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3C315756"/>
    <w:multiLevelType w:val="hybridMultilevel"/>
    <w:tmpl w:val="335A8D10"/>
    <w:lvl w:ilvl="0" w:tplc="040C0003">
      <w:start w:val="1"/>
      <w:numFmt w:val="bullet"/>
      <w:lvlText w:val="o"/>
      <w:lvlJc w:val="left"/>
      <w:pPr>
        <w:ind w:left="611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33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5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77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49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1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3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5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371" w:hanging="360"/>
      </w:pPr>
      <w:rPr>
        <w:rFonts w:ascii="Wingdings" w:hAnsi="Wingdings" w:hint="default"/>
      </w:rPr>
    </w:lvl>
  </w:abstractNum>
  <w:abstractNum w:abstractNumId="46" w15:restartNumberingAfterBreak="0">
    <w:nsid w:val="3C8B542E"/>
    <w:multiLevelType w:val="hybridMultilevel"/>
    <w:tmpl w:val="4F2CD75A"/>
    <w:lvl w:ilvl="0" w:tplc="040C0003">
      <w:start w:val="1"/>
      <w:numFmt w:val="bullet"/>
      <w:lvlText w:val="o"/>
      <w:lvlJc w:val="left"/>
      <w:pPr>
        <w:ind w:left="643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7" w15:restartNumberingAfterBreak="0">
    <w:nsid w:val="3E6D1463"/>
    <w:multiLevelType w:val="hybridMultilevel"/>
    <w:tmpl w:val="76168BC6"/>
    <w:lvl w:ilvl="0" w:tplc="040C0005">
      <w:start w:val="1"/>
      <w:numFmt w:val="bullet"/>
      <w:lvlText w:val=""/>
      <w:lvlJc w:val="left"/>
      <w:pPr>
        <w:ind w:left="92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48" w15:restartNumberingAfterBreak="0">
    <w:nsid w:val="3E6E49AF"/>
    <w:multiLevelType w:val="hybridMultilevel"/>
    <w:tmpl w:val="17684D6A"/>
    <w:lvl w:ilvl="0" w:tplc="040C0003">
      <w:start w:val="1"/>
      <w:numFmt w:val="bullet"/>
      <w:lvlText w:val="o"/>
      <w:lvlJc w:val="left"/>
      <w:pPr>
        <w:ind w:left="785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9" w15:restartNumberingAfterBreak="0">
    <w:nsid w:val="44676C48"/>
    <w:multiLevelType w:val="hybridMultilevel"/>
    <w:tmpl w:val="F98C18EE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47264D70"/>
    <w:multiLevelType w:val="hybridMultilevel"/>
    <w:tmpl w:val="EA2A1640"/>
    <w:lvl w:ilvl="0" w:tplc="040C0003">
      <w:start w:val="1"/>
      <w:numFmt w:val="bullet"/>
      <w:lvlText w:val="o"/>
      <w:lvlJc w:val="left"/>
      <w:pPr>
        <w:ind w:left="611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1" w15:restartNumberingAfterBreak="0">
    <w:nsid w:val="472D5A1F"/>
    <w:multiLevelType w:val="hybridMultilevel"/>
    <w:tmpl w:val="74D69B0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47A3073F"/>
    <w:multiLevelType w:val="hybridMultilevel"/>
    <w:tmpl w:val="9392D85C"/>
    <w:lvl w:ilvl="0" w:tplc="E714AA02">
      <w:start w:val="1"/>
      <w:numFmt w:val="bullet"/>
      <w:lvlText w:val="-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3" w15:restartNumberingAfterBreak="0">
    <w:nsid w:val="47AA075B"/>
    <w:multiLevelType w:val="hybridMultilevel"/>
    <w:tmpl w:val="C37A9AB4"/>
    <w:lvl w:ilvl="0" w:tplc="040C0003">
      <w:start w:val="1"/>
      <w:numFmt w:val="bullet"/>
      <w:lvlText w:val="o"/>
      <w:lvlJc w:val="left"/>
      <w:pPr>
        <w:ind w:left="644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54" w15:restartNumberingAfterBreak="0">
    <w:nsid w:val="483137D2"/>
    <w:multiLevelType w:val="hybridMultilevel"/>
    <w:tmpl w:val="6DAA86FA"/>
    <w:lvl w:ilvl="0" w:tplc="040C0005">
      <w:start w:val="1"/>
      <w:numFmt w:val="bullet"/>
      <w:lvlText w:val=""/>
      <w:lvlJc w:val="left"/>
      <w:pPr>
        <w:ind w:left="78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5" w15:restartNumberingAfterBreak="0">
    <w:nsid w:val="4CB03202"/>
    <w:multiLevelType w:val="hybridMultilevel"/>
    <w:tmpl w:val="6422FE8A"/>
    <w:lvl w:ilvl="0" w:tplc="040C0003">
      <w:start w:val="1"/>
      <w:numFmt w:val="bullet"/>
      <w:lvlText w:val="o"/>
      <w:lvlJc w:val="left"/>
      <w:pPr>
        <w:ind w:left="643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56" w15:restartNumberingAfterBreak="0">
    <w:nsid w:val="4D270823"/>
    <w:multiLevelType w:val="hybridMultilevel"/>
    <w:tmpl w:val="C68ECEC4"/>
    <w:lvl w:ilvl="0" w:tplc="040C0003">
      <w:start w:val="1"/>
      <w:numFmt w:val="bullet"/>
      <w:lvlText w:val="o"/>
      <w:lvlJc w:val="left"/>
      <w:pPr>
        <w:ind w:left="1287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7" w15:restartNumberingAfterBreak="0">
    <w:nsid w:val="4DC54A18"/>
    <w:multiLevelType w:val="hybridMultilevel"/>
    <w:tmpl w:val="3B0E159C"/>
    <w:lvl w:ilvl="0" w:tplc="040C0003">
      <w:start w:val="1"/>
      <w:numFmt w:val="bullet"/>
      <w:lvlText w:val="o"/>
      <w:lvlJc w:val="left"/>
      <w:pPr>
        <w:ind w:left="643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58" w15:restartNumberingAfterBreak="0">
    <w:nsid w:val="504532B0"/>
    <w:multiLevelType w:val="hybridMultilevel"/>
    <w:tmpl w:val="B248ECAA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505107DC"/>
    <w:multiLevelType w:val="hybridMultilevel"/>
    <w:tmpl w:val="6546993A"/>
    <w:lvl w:ilvl="0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0" w15:restartNumberingAfterBreak="0">
    <w:nsid w:val="507E26B6"/>
    <w:multiLevelType w:val="hybridMultilevel"/>
    <w:tmpl w:val="B942B09E"/>
    <w:lvl w:ilvl="0" w:tplc="040C0003">
      <w:start w:val="1"/>
      <w:numFmt w:val="bullet"/>
      <w:lvlText w:val="o"/>
      <w:lvlJc w:val="left"/>
      <w:pPr>
        <w:ind w:left="75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7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</w:abstractNum>
  <w:abstractNum w:abstractNumId="61" w15:restartNumberingAfterBreak="0">
    <w:nsid w:val="51B25B81"/>
    <w:multiLevelType w:val="hybridMultilevel"/>
    <w:tmpl w:val="42FE889A"/>
    <w:lvl w:ilvl="0" w:tplc="040C0003">
      <w:start w:val="1"/>
      <w:numFmt w:val="bullet"/>
      <w:lvlText w:val="o"/>
      <w:lvlJc w:val="left"/>
      <w:pPr>
        <w:ind w:left="1287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2" w15:restartNumberingAfterBreak="0">
    <w:nsid w:val="52390ADF"/>
    <w:multiLevelType w:val="hybridMultilevel"/>
    <w:tmpl w:val="61ECF3A8"/>
    <w:lvl w:ilvl="0" w:tplc="040C0005">
      <w:start w:val="1"/>
      <w:numFmt w:val="bullet"/>
      <w:lvlText w:val=""/>
      <w:lvlJc w:val="left"/>
      <w:pPr>
        <w:ind w:left="78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63" w15:restartNumberingAfterBreak="0">
    <w:nsid w:val="53C31B78"/>
    <w:multiLevelType w:val="hybridMultilevel"/>
    <w:tmpl w:val="F11AFDDA"/>
    <w:lvl w:ilvl="0" w:tplc="040C0003">
      <w:start w:val="1"/>
      <w:numFmt w:val="bullet"/>
      <w:lvlText w:val="o"/>
      <w:lvlJc w:val="left"/>
      <w:pPr>
        <w:ind w:left="1287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4" w15:restartNumberingAfterBreak="0">
    <w:nsid w:val="54463DD0"/>
    <w:multiLevelType w:val="hybridMultilevel"/>
    <w:tmpl w:val="4516B20A"/>
    <w:lvl w:ilvl="0" w:tplc="040C0003">
      <w:start w:val="1"/>
      <w:numFmt w:val="bullet"/>
      <w:lvlText w:val="o"/>
      <w:lvlJc w:val="left"/>
      <w:pPr>
        <w:ind w:left="611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331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05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77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491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21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3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51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371" w:hanging="360"/>
      </w:pPr>
      <w:rPr>
        <w:rFonts w:ascii="Wingdings" w:hAnsi="Wingdings" w:hint="default"/>
      </w:rPr>
    </w:lvl>
  </w:abstractNum>
  <w:abstractNum w:abstractNumId="65" w15:restartNumberingAfterBreak="0">
    <w:nsid w:val="54714B3F"/>
    <w:multiLevelType w:val="hybridMultilevel"/>
    <w:tmpl w:val="E884AF76"/>
    <w:lvl w:ilvl="0" w:tplc="040C0003">
      <w:start w:val="1"/>
      <w:numFmt w:val="bullet"/>
      <w:lvlText w:val="o"/>
      <w:lvlJc w:val="left"/>
      <w:pPr>
        <w:ind w:left="611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6" w15:restartNumberingAfterBreak="0">
    <w:nsid w:val="56D0208B"/>
    <w:multiLevelType w:val="hybridMultilevel"/>
    <w:tmpl w:val="C1B8379C"/>
    <w:lvl w:ilvl="0" w:tplc="040C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497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7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7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7" w:hanging="360"/>
      </w:pPr>
      <w:rPr>
        <w:rFonts w:ascii="Wingdings" w:hAnsi="Wingdings" w:hint="default"/>
      </w:rPr>
    </w:lvl>
  </w:abstractNum>
  <w:abstractNum w:abstractNumId="67" w15:restartNumberingAfterBreak="0">
    <w:nsid w:val="570B1664"/>
    <w:multiLevelType w:val="hybridMultilevel"/>
    <w:tmpl w:val="47AC1406"/>
    <w:lvl w:ilvl="0" w:tplc="040C0005">
      <w:start w:val="1"/>
      <w:numFmt w:val="bullet"/>
      <w:lvlText w:val=""/>
      <w:lvlJc w:val="left"/>
      <w:pPr>
        <w:ind w:left="185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68" w15:restartNumberingAfterBreak="0">
    <w:nsid w:val="5ACE4927"/>
    <w:multiLevelType w:val="hybridMultilevel"/>
    <w:tmpl w:val="B6A4676C"/>
    <w:lvl w:ilvl="0" w:tplc="040C0003">
      <w:start w:val="1"/>
      <w:numFmt w:val="bullet"/>
      <w:lvlText w:val="o"/>
      <w:lvlJc w:val="left"/>
      <w:pPr>
        <w:ind w:left="643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9" w15:restartNumberingAfterBreak="0">
    <w:nsid w:val="5B581767"/>
    <w:multiLevelType w:val="hybridMultilevel"/>
    <w:tmpl w:val="C7D01E2C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5C754C0A"/>
    <w:multiLevelType w:val="hybridMultilevel"/>
    <w:tmpl w:val="87AE89B2"/>
    <w:lvl w:ilvl="0" w:tplc="040C0003">
      <w:start w:val="1"/>
      <w:numFmt w:val="bullet"/>
      <w:lvlText w:val="o"/>
      <w:lvlJc w:val="left"/>
      <w:pPr>
        <w:ind w:left="1211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1" w15:restartNumberingAfterBreak="0">
    <w:nsid w:val="5D781C22"/>
    <w:multiLevelType w:val="hybridMultilevel"/>
    <w:tmpl w:val="9496DF44"/>
    <w:lvl w:ilvl="0" w:tplc="D9F42012">
      <w:start w:val="1"/>
      <w:numFmt w:val="upperRoman"/>
      <w:pStyle w:val="TitrePlan-Diploma"/>
      <w:lvlText w:val="%1."/>
      <w:lvlJc w:val="left"/>
      <w:pPr>
        <w:ind w:left="720" w:hanging="360"/>
      </w:pPr>
      <w:rPr>
        <w:rFonts w:asciiTheme="minorHAnsi" w:hAnsiTheme="minorHAnsi" w:cstheme="minorHAnsi" w:hint="default"/>
        <w:b/>
        <w:bCs/>
        <w:i w:val="0"/>
        <w:strike w:val="0"/>
        <w:dstrike w:val="0"/>
        <w:color w:val="53ACDB"/>
        <w:sz w:val="18"/>
        <w:szCs w:val="24"/>
        <w:u w:val="none" w:color="000000"/>
        <w:vertAlign w:val="baseli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5DA011B8"/>
    <w:multiLevelType w:val="hybridMultilevel"/>
    <w:tmpl w:val="9F10D582"/>
    <w:lvl w:ilvl="0" w:tplc="040C0003">
      <w:start w:val="1"/>
      <w:numFmt w:val="bullet"/>
      <w:lvlText w:val="o"/>
      <w:lvlJc w:val="left"/>
      <w:pPr>
        <w:ind w:left="611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33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5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77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49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1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3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5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371" w:hanging="360"/>
      </w:pPr>
      <w:rPr>
        <w:rFonts w:ascii="Wingdings" w:hAnsi="Wingdings" w:hint="default"/>
      </w:rPr>
    </w:lvl>
  </w:abstractNum>
  <w:abstractNum w:abstractNumId="73" w15:restartNumberingAfterBreak="0">
    <w:nsid w:val="5DF70B53"/>
    <w:multiLevelType w:val="hybridMultilevel"/>
    <w:tmpl w:val="2CD8E40C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4" w15:restartNumberingAfterBreak="0">
    <w:nsid w:val="603E73C4"/>
    <w:multiLevelType w:val="hybridMultilevel"/>
    <w:tmpl w:val="C22CBBEA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5" w15:restartNumberingAfterBreak="0">
    <w:nsid w:val="61720BF2"/>
    <w:multiLevelType w:val="hybridMultilevel"/>
    <w:tmpl w:val="0C543144"/>
    <w:lvl w:ilvl="0" w:tplc="040C0003">
      <w:start w:val="1"/>
      <w:numFmt w:val="bullet"/>
      <w:lvlText w:val="o"/>
      <w:lvlJc w:val="left"/>
      <w:pPr>
        <w:ind w:left="611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331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05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77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491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21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3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51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371" w:hanging="360"/>
      </w:pPr>
      <w:rPr>
        <w:rFonts w:ascii="Wingdings" w:hAnsi="Wingdings" w:hint="default"/>
      </w:rPr>
    </w:lvl>
  </w:abstractNum>
  <w:abstractNum w:abstractNumId="76" w15:restartNumberingAfterBreak="0">
    <w:nsid w:val="65775AC7"/>
    <w:multiLevelType w:val="hybridMultilevel"/>
    <w:tmpl w:val="E17A99C2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65B110AB"/>
    <w:multiLevelType w:val="hybridMultilevel"/>
    <w:tmpl w:val="D65C41C8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8" w15:restartNumberingAfterBreak="0">
    <w:nsid w:val="673E0D8A"/>
    <w:multiLevelType w:val="hybridMultilevel"/>
    <w:tmpl w:val="F5904164"/>
    <w:lvl w:ilvl="0" w:tplc="E0BE9A1E">
      <w:start w:val="1"/>
      <w:numFmt w:val="bullet"/>
      <w:lvlText w:val="-"/>
      <w:lvlJc w:val="left"/>
      <w:pPr>
        <w:ind w:left="2061" w:hanging="360"/>
      </w:pPr>
      <w:rPr>
        <w:rFonts w:ascii="Calibri" w:eastAsia="Times New Roman" w:hAnsi="Calibri" w:cs="Calibri" w:hint="default"/>
        <w:b/>
      </w:rPr>
    </w:lvl>
    <w:lvl w:ilvl="1" w:tplc="040C0003" w:tentative="1">
      <w:start w:val="1"/>
      <w:numFmt w:val="bullet"/>
      <w:lvlText w:val="o"/>
      <w:lvlJc w:val="left"/>
      <w:pPr>
        <w:ind w:left="2781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350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22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941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566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38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01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7821" w:hanging="360"/>
      </w:pPr>
      <w:rPr>
        <w:rFonts w:ascii="Wingdings" w:hAnsi="Wingdings" w:hint="default"/>
      </w:rPr>
    </w:lvl>
  </w:abstractNum>
  <w:abstractNum w:abstractNumId="79" w15:restartNumberingAfterBreak="0">
    <w:nsid w:val="6A6748F4"/>
    <w:multiLevelType w:val="multilevel"/>
    <w:tmpl w:val="040C001D"/>
    <w:styleLink w:val="Diploma"/>
    <w:lvl w:ilvl="0">
      <w:start w:val="1"/>
      <w:numFmt w:val="upperRoman"/>
      <w:lvlText w:val="%1)"/>
      <w:lvlJc w:val="left"/>
      <w:pPr>
        <w:ind w:left="360" w:hanging="360"/>
      </w:pPr>
      <w:rPr>
        <w:rFonts w:ascii="Matter SemiBold" w:hAnsi="Matter SemiBold"/>
        <w:b/>
        <w:i w:val="0"/>
        <w:color w:val="4CAADB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0" w15:restartNumberingAfterBreak="0">
    <w:nsid w:val="6C1959AD"/>
    <w:multiLevelType w:val="hybridMultilevel"/>
    <w:tmpl w:val="02665958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6C8212D2"/>
    <w:multiLevelType w:val="hybridMultilevel"/>
    <w:tmpl w:val="5C464E7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6E1C016F"/>
    <w:multiLevelType w:val="hybridMultilevel"/>
    <w:tmpl w:val="396E882E"/>
    <w:lvl w:ilvl="0" w:tplc="040C0005">
      <w:start w:val="1"/>
      <w:numFmt w:val="bullet"/>
      <w:lvlText w:val=""/>
      <w:lvlJc w:val="left"/>
      <w:pPr>
        <w:ind w:left="177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83" w15:restartNumberingAfterBreak="0">
    <w:nsid w:val="6F747BF4"/>
    <w:multiLevelType w:val="hybridMultilevel"/>
    <w:tmpl w:val="46963CF6"/>
    <w:lvl w:ilvl="0" w:tplc="04090011">
      <w:start w:val="1"/>
      <w:numFmt w:val="decimal"/>
      <w:lvlText w:val="%1)"/>
      <w:lvlJc w:val="left"/>
      <w:pPr>
        <w:ind w:left="1776" w:hanging="360"/>
      </w:pPr>
    </w:lvl>
    <w:lvl w:ilvl="1" w:tplc="040C0019">
      <w:start w:val="1"/>
      <w:numFmt w:val="lowerLetter"/>
      <w:lvlText w:val="%2."/>
      <w:lvlJc w:val="left"/>
      <w:pPr>
        <w:ind w:left="2496" w:hanging="360"/>
      </w:pPr>
    </w:lvl>
    <w:lvl w:ilvl="2" w:tplc="040C001B">
      <w:start w:val="1"/>
      <w:numFmt w:val="lowerRoman"/>
      <w:lvlText w:val="%3."/>
      <w:lvlJc w:val="right"/>
      <w:pPr>
        <w:ind w:left="3216" w:hanging="180"/>
      </w:pPr>
    </w:lvl>
    <w:lvl w:ilvl="3" w:tplc="040C000F">
      <w:start w:val="1"/>
      <w:numFmt w:val="decimal"/>
      <w:lvlText w:val="%4."/>
      <w:lvlJc w:val="left"/>
      <w:pPr>
        <w:ind w:left="3936" w:hanging="360"/>
      </w:pPr>
    </w:lvl>
    <w:lvl w:ilvl="4" w:tplc="040C0019">
      <w:start w:val="1"/>
      <w:numFmt w:val="lowerLetter"/>
      <w:lvlText w:val="%5."/>
      <w:lvlJc w:val="left"/>
      <w:pPr>
        <w:ind w:left="4656" w:hanging="360"/>
      </w:pPr>
    </w:lvl>
    <w:lvl w:ilvl="5" w:tplc="040C001B">
      <w:start w:val="1"/>
      <w:numFmt w:val="lowerRoman"/>
      <w:lvlText w:val="%6."/>
      <w:lvlJc w:val="right"/>
      <w:pPr>
        <w:ind w:left="5376" w:hanging="180"/>
      </w:pPr>
    </w:lvl>
    <w:lvl w:ilvl="6" w:tplc="040C000F">
      <w:start w:val="1"/>
      <w:numFmt w:val="decimal"/>
      <w:lvlText w:val="%7."/>
      <w:lvlJc w:val="left"/>
      <w:pPr>
        <w:ind w:left="6096" w:hanging="360"/>
      </w:pPr>
    </w:lvl>
    <w:lvl w:ilvl="7" w:tplc="040C0019">
      <w:start w:val="1"/>
      <w:numFmt w:val="lowerLetter"/>
      <w:lvlText w:val="%8."/>
      <w:lvlJc w:val="left"/>
      <w:pPr>
        <w:ind w:left="6816" w:hanging="360"/>
      </w:pPr>
    </w:lvl>
    <w:lvl w:ilvl="8" w:tplc="040C001B">
      <w:start w:val="1"/>
      <w:numFmt w:val="lowerRoman"/>
      <w:lvlText w:val="%9."/>
      <w:lvlJc w:val="right"/>
      <w:pPr>
        <w:ind w:left="7536" w:hanging="180"/>
      </w:pPr>
    </w:lvl>
  </w:abstractNum>
  <w:abstractNum w:abstractNumId="84" w15:restartNumberingAfterBreak="0">
    <w:nsid w:val="6FDD2EDD"/>
    <w:multiLevelType w:val="hybridMultilevel"/>
    <w:tmpl w:val="1B981C78"/>
    <w:lvl w:ilvl="0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5" w15:restartNumberingAfterBreak="0">
    <w:nsid w:val="70F11D4F"/>
    <w:multiLevelType w:val="hybridMultilevel"/>
    <w:tmpl w:val="2286E788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729B6FAE"/>
    <w:multiLevelType w:val="hybridMultilevel"/>
    <w:tmpl w:val="CFDCA20A"/>
    <w:lvl w:ilvl="0" w:tplc="040C0003">
      <w:start w:val="1"/>
      <w:numFmt w:val="bullet"/>
      <w:lvlText w:val="o"/>
      <w:lvlJc w:val="left"/>
      <w:pPr>
        <w:ind w:left="643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7" w15:restartNumberingAfterBreak="0">
    <w:nsid w:val="72D35B2C"/>
    <w:multiLevelType w:val="hybridMultilevel"/>
    <w:tmpl w:val="526A2E32"/>
    <w:lvl w:ilvl="0" w:tplc="83FA9C82">
      <w:start w:val="1"/>
      <w:numFmt w:val="upperRoman"/>
      <w:pStyle w:val="TitreBlancPartie-Diploma"/>
      <w:lvlText w:val="%1."/>
      <w:lvlJc w:val="center"/>
      <w:rPr>
        <w:rFonts w:ascii="Matter" w:hAnsi="Matter" w:cs="Calibri" w:hint="default"/>
        <w:b/>
        <w:bCs/>
        <w:i w:val="0"/>
        <w:strike w:val="0"/>
        <w:dstrike w:val="0"/>
        <w:color w:val="FFFFFF"/>
        <w:sz w:val="18"/>
        <w:szCs w:val="24"/>
        <w:u w:val="none" w:color="000000"/>
        <w:vertAlign w:val="baseli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7309727A"/>
    <w:multiLevelType w:val="hybridMultilevel"/>
    <w:tmpl w:val="20D8715E"/>
    <w:lvl w:ilvl="0" w:tplc="040C0005">
      <w:start w:val="1"/>
      <w:numFmt w:val="bullet"/>
      <w:lvlText w:val=""/>
      <w:lvlJc w:val="left"/>
      <w:pPr>
        <w:ind w:left="200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89" w15:restartNumberingAfterBreak="0">
    <w:nsid w:val="75470219"/>
    <w:multiLevelType w:val="hybridMultilevel"/>
    <w:tmpl w:val="4894D13E"/>
    <w:lvl w:ilvl="0" w:tplc="040C0005">
      <w:start w:val="1"/>
      <w:numFmt w:val="bullet"/>
      <w:lvlText w:val=""/>
      <w:lvlJc w:val="left"/>
      <w:pPr>
        <w:ind w:left="92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0" w15:restartNumberingAfterBreak="0">
    <w:nsid w:val="754D6955"/>
    <w:multiLevelType w:val="hybridMultilevel"/>
    <w:tmpl w:val="376EE6B0"/>
    <w:lvl w:ilvl="0" w:tplc="040C0003">
      <w:start w:val="1"/>
      <w:numFmt w:val="bullet"/>
      <w:lvlText w:val="o"/>
      <w:lvlJc w:val="left"/>
      <w:pPr>
        <w:ind w:left="644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91" w15:restartNumberingAfterBreak="0">
    <w:nsid w:val="755B0727"/>
    <w:multiLevelType w:val="hybridMultilevel"/>
    <w:tmpl w:val="E0327BC2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761E3F95"/>
    <w:multiLevelType w:val="hybridMultilevel"/>
    <w:tmpl w:val="04F46BB0"/>
    <w:lvl w:ilvl="0" w:tplc="040C0003">
      <w:start w:val="1"/>
      <w:numFmt w:val="bullet"/>
      <w:lvlText w:val="o"/>
      <w:lvlJc w:val="left"/>
      <w:pPr>
        <w:ind w:left="643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93" w15:restartNumberingAfterBreak="0">
    <w:nsid w:val="7640380C"/>
    <w:multiLevelType w:val="hybridMultilevel"/>
    <w:tmpl w:val="E22AF1BC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77677BB4"/>
    <w:multiLevelType w:val="hybridMultilevel"/>
    <w:tmpl w:val="E8301F2C"/>
    <w:lvl w:ilvl="0" w:tplc="040C0003">
      <w:start w:val="1"/>
      <w:numFmt w:val="bullet"/>
      <w:lvlText w:val="o"/>
      <w:lvlJc w:val="left"/>
      <w:pPr>
        <w:ind w:left="643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5" w15:restartNumberingAfterBreak="0">
    <w:nsid w:val="7ACD5651"/>
    <w:multiLevelType w:val="hybridMultilevel"/>
    <w:tmpl w:val="6A36288A"/>
    <w:lvl w:ilvl="0" w:tplc="040C0003">
      <w:start w:val="1"/>
      <w:numFmt w:val="bullet"/>
      <w:lvlText w:val="o"/>
      <w:lvlJc w:val="left"/>
      <w:pPr>
        <w:ind w:left="643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6" w15:restartNumberingAfterBreak="0">
    <w:nsid w:val="7CE95B49"/>
    <w:multiLevelType w:val="hybridMultilevel"/>
    <w:tmpl w:val="711EE62E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7DA87201"/>
    <w:multiLevelType w:val="hybridMultilevel"/>
    <w:tmpl w:val="FAAA0F1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7E7F287E"/>
    <w:multiLevelType w:val="hybridMultilevel"/>
    <w:tmpl w:val="65F498D4"/>
    <w:lvl w:ilvl="0" w:tplc="040C0003">
      <w:start w:val="1"/>
      <w:numFmt w:val="bullet"/>
      <w:lvlText w:val="o"/>
      <w:lvlJc w:val="left"/>
      <w:pPr>
        <w:ind w:left="611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9" w15:restartNumberingAfterBreak="0">
    <w:nsid w:val="7F0E7E83"/>
    <w:multiLevelType w:val="hybridMultilevel"/>
    <w:tmpl w:val="9C1ECF40"/>
    <w:lvl w:ilvl="0" w:tplc="040C0003">
      <w:start w:val="1"/>
      <w:numFmt w:val="bullet"/>
      <w:lvlText w:val="o"/>
      <w:lvlJc w:val="left"/>
      <w:pPr>
        <w:ind w:left="643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num w:numId="1" w16cid:durableId="2107071035">
    <w:abstractNumId w:val="10"/>
  </w:num>
  <w:num w:numId="2" w16cid:durableId="211160522">
    <w:abstractNumId w:val="79"/>
  </w:num>
  <w:num w:numId="3" w16cid:durableId="976837299">
    <w:abstractNumId w:val="87"/>
  </w:num>
  <w:num w:numId="4" w16cid:durableId="944924236">
    <w:abstractNumId w:val="71"/>
  </w:num>
  <w:num w:numId="5" w16cid:durableId="2132094725">
    <w:abstractNumId w:val="24"/>
  </w:num>
  <w:num w:numId="6" w16cid:durableId="1070007516">
    <w:abstractNumId w:val="78"/>
  </w:num>
  <w:num w:numId="7" w16cid:durableId="1657028919">
    <w:abstractNumId w:val="7"/>
  </w:num>
  <w:num w:numId="8" w16cid:durableId="1036544851">
    <w:abstractNumId w:val="33"/>
  </w:num>
  <w:num w:numId="9" w16cid:durableId="2108698011">
    <w:abstractNumId w:val="70"/>
  </w:num>
  <w:num w:numId="10" w16cid:durableId="472874494">
    <w:abstractNumId w:val="82"/>
  </w:num>
  <w:num w:numId="11" w16cid:durableId="1738477804">
    <w:abstractNumId w:val="32"/>
  </w:num>
  <w:num w:numId="12" w16cid:durableId="43144908">
    <w:abstractNumId w:val="66"/>
  </w:num>
  <w:num w:numId="13" w16cid:durableId="542526574">
    <w:abstractNumId w:val="97"/>
  </w:num>
  <w:num w:numId="14" w16cid:durableId="119110419">
    <w:abstractNumId w:val="63"/>
  </w:num>
  <w:num w:numId="15" w16cid:durableId="1741050644">
    <w:abstractNumId w:val="21"/>
  </w:num>
  <w:num w:numId="16" w16cid:durableId="286204805">
    <w:abstractNumId w:val="19"/>
  </w:num>
  <w:num w:numId="17" w16cid:durableId="387150256">
    <w:abstractNumId w:val="88"/>
  </w:num>
  <w:num w:numId="18" w16cid:durableId="1353263061">
    <w:abstractNumId w:val="35"/>
  </w:num>
  <w:num w:numId="19" w16cid:durableId="63912921">
    <w:abstractNumId w:val="67"/>
  </w:num>
  <w:num w:numId="20" w16cid:durableId="256402903">
    <w:abstractNumId w:val="2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/>
  </w:num>
  <w:num w:numId="21" w16cid:durableId="1491869386">
    <w:abstractNumId w:val="8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242498171">
    <w:abstractNumId w:val="61"/>
  </w:num>
  <w:num w:numId="23" w16cid:durableId="104422497">
    <w:abstractNumId w:val="56"/>
  </w:num>
  <w:num w:numId="24" w16cid:durableId="1390960730">
    <w:abstractNumId w:val="43"/>
  </w:num>
  <w:num w:numId="25" w16cid:durableId="2041666181">
    <w:abstractNumId w:val="81"/>
  </w:num>
  <w:num w:numId="26" w16cid:durableId="1220901040">
    <w:abstractNumId w:val="51"/>
  </w:num>
  <w:num w:numId="27" w16cid:durableId="1033384982">
    <w:abstractNumId w:val="76"/>
  </w:num>
  <w:num w:numId="28" w16cid:durableId="1565990060">
    <w:abstractNumId w:val="28"/>
  </w:num>
  <w:num w:numId="29" w16cid:durableId="1429421780">
    <w:abstractNumId w:val="12"/>
  </w:num>
  <w:num w:numId="30" w16cid:durableId="1805150228">
    <w:abstractNumId w:val="18"/>
  </w:num>
  <w:num w:numId="31" w16cid:durableId="1367173307">
    <w:abstractNumId w:val="22"/>
  </w:num>
  <w:num w:numId="32" w16cid:durableId="170996929">
    <w:abstractNumId w:val="0"/>
  </w:num>
  <w:num w:numId="33" w16cid:durableId="982855284">
    <w:abstractNumId w:val="53"/>
  </w:num>
  <w:num w:numId="34" w16cid:durableId="1185246275">
    <w:abstractNumId w:val="3"/>
  </w:num>
  <w:num w:numId="35" w16cid:durableId="75708398">
    <w:abstractNumId w:val="84"/>
  </w:num>
  <w:num w:numId="36" w16cid:durableId="604966899">
    <w:abstractNumId w:val="8"/>
  </w:num>
  <w:num w:numId="37" w16cid:durableId="2054692539">
    <w:abstractNumId w:val="15"/>
  </w:num>
  <w:num w:numId="38" w16cid:durableId="896432819">
    <w:abstractNumId w:val="90"/>
  </w:num>
  <w:num w:numId="39" w16cid:durableId="817645676">
    <w:abstractNumId w:val="16"/>
  </w:num>
  <w:num w:numId="40" w16cid:durableId="335036935">
    <w:abstractNumId w:val="48"/>
  </w:num>
  <w:num w:numId="41" w16cid:durableId="2099014071">
    <w:abstractNumId w:val="60"/>
  </w:num>
  <w:num w:numId="42" w16cid:durableId="641278113">
    <w:abstractNumId w:val="2"/>
  </w:num>
  <w:num w:numId="43" w16cid:durableId="476386010">
    <w:abstractNumId w:val="68"/>
  </w:num>
  <w:num w:numId="44" w16cid:durableId="455679031">
    <w:abstractNumId w:val="36"/>
  </w:num>
  <w:num w:numId="45" w16cid:durableId="344943905">
    <w:abstractNumId w:val="57"/>
  </w:num>
  <w:num w:numId="46" w16cid:durableId="1418482151">
    <w:abstractNumId w:val="73"/>
  </w:num>
  <w:num w:numId="47" w16cid:durableId="1627542954">
    <w:abstractNumId w:val="26"/>
  </w:num>
  <w:num w:numId="48" w16cid:durableId="774326539">
    <w:abstractNumId w:val="85"/>
  </w:num>
  <w:num w:numId="49" w16cid:durableId="1956054539">
    <w:abstractNumId w:val="98"/>
  </w:num>
  <w:num w:numId="50" w16cid:durableId="1137331750">
    <w:abstractNumId w:val="65"/>
  </w:num>
  <w:num w:numId="51" w16cid:durableId="1484656969">
    <w:abstractNumId w:val="72"/>
  </w:num>
  <w:num w:numId="52" w16cid:durableId="1361129068">
    <w:abstractNumId w:val="27"/>
  </w:num>
  <w:num w:numId="53" w16cid:durableId="1592156896">
    <w:abstractNumId w:val="94"/>
  </w:num>
  <w:num w:numId="54" w16cid:durableId="1834642993">
    <w:abstractNumId w:val="13"/>
  </w:num>
  <w:num w:numId="55" w16cid:durableId="1531995839">
    <w:abstractNumId w:val="91"/>
  </w:num>
  <w:num w:numId="56" w16cid:durableId="1370688700">
    <w:abstractNumId w:val="30"/>
  </w:num>
  <w:num w:numId="57" w16cid:durableId="339816895">
    <w:abstractNumId w:val="25"/>
  </w:num>
  <w:num w:numId="58" w16cid:durableId="1563758432">
    <w:abstractNumId w:val="95"/>
  </w:num>
  <w:num w:numId="59" w16cid:durableId="795950627">
    <w:abstractNumId w:val="5"/>
  </w:num>
  <w:num w:numId="60" w16cid:durableId="538125358">
    <w:abstractNumId w:val="44"/>
  </w:num>
  <w:num w:numId="61" w16cid:durableId="1558513445">
    <w:abstractNumId w:val="38"/>
  </w:num>
  <w:num w:numId="62" w16cid:durableId="1954046941">
    <w:abstractNumId w:val="69"/>
  </w:num>
  <w:num w:numId="63" w16cid:durableId="1480613737">
    <w:abstractNumId w:val="96"/>
  </w:num>
  <w:num w:numId="64" w16cid:durableId="784033684">
    <w:abstractNumId w:val="86"/>
  </w:num>
  <w:num w:numId="65" w16cid:durableId="465855902">
    <w:abstractNumId w:val="46"/>
  </w:num>
  <w:num w:numId="66" w16cid:durableId="1832911495">
    <w:abstractNumId w:val="23"/>
  </w:num>
  <w:num w:numId="67" w16cid:durableId="1440107684">
    <w:abstractNumId w:val="92"/>
  </w:num>
  <w:num w:numId="68" w16cid:durableId="130296749">
    <w:abstractNumId w:val="50"/>
  </w:num>
  <w:num w:numId="69" w16cid:durableId="1749646396">
    <w:abstractNumId w:val="74"/>
  </w:num>
  <w:num w:numId="70" w16cid:durableId="1248996389">
    <w:abstractNumId w:val="45"/>
  </w:num>
  <w:num w:numId="71" w16cid:durableId="685598915">
    <w:abstractNumId w:val="49"/>
  </w:num>
  <w:num w:numId="72" w16cid:durableId="614484089">
    <w:abstractNumId w:val="14"/>
  </w:num>
  <w:num w:numId="73" w16cid:durableId="791561857">
    <w:abstractNumId w:val="4"/>
  </w:num>
  <w:num w:numId="74" w16cid:durableId="1993371165">
    <w:abstractNumId w:val="17"/>
  </w:num>
  <w:num w:numId="75" w16cid:durableId="869345335">
    <w:abstractNumId w:val="99"/>
  </w:num>
  <w:num w:numId="76" w16cid:durableId="1301689755">
    <w:abstractNumId w:val="41"/>
  </w:num>
  <w:num w:numId="77" w16cid:durableId="625279338">
    <w:abstractNumId w:val="52"/>
  </w:num>
  <w:num w:numId="78" w16cid:durableId="1381130670">
    <w:abstractNumId w:val="9"/>
  </w:num>
  <w:num w:numId="79" w16cid:durableId="431435778">
    <w:abstractNumId w:val="80"/>
  </w:num>
  <w:num w:numId="80" w16cid:durableId="1398892977">
    <w:abstractNumId w:val="93"/>
  </w:num>
  <w:num w:numId="81" w16cid:durableId="1701736939">
    <w:abstractNumId w:val="11"/>
  </w:num>
  <w:num w:numId="82" w16cid:durableId="997345479">
    <w:abstractNumId w:val="34"/>
  </w:num>
  <w:num w:numId="83" w16cid:durableId="1648318207">
    <w:abstractNumId w:val="29"/>
  </w:num>
  <w:num w:numId="84" w16cid:durableId="2012491643">
    <w:abstractNumId w:val="47"/>
  </w:num>
  <w:num w:numId="85" w16cid:durableId="2018383131">
    <w:abstractNumId w:val="58"/>
  </w:num>
  <w:num w:numId="86" w16cid:durableId="444037201">
    <w:abstractNumId w:val="20"/>
  </w:num>
  <w:num w:numId="87" w16cid:durableId="262345056">
    <w:abstractNumId w:val="64"/>
  </w:num>
  <w:num w:numId="88" w16cid:durableId="1280063072">
    <w:abstractNumId w:val="39"/>
  </w:num>
  <w:num w:numId="89" w16cid:durableId="1878621036">
    <w:abstractNumId w:val="31"/>
  </w:num>
  <w:num w:numId="90" w16cid:durableId="64257027">
    <w:abstractNumId w:val="75"/>
  </w:num>
  <w:num w:numId="91" w16cid:durableId="1634679025">
    <w:abstractNumId w:val="37"/>
  </w:num>
  <w:num w:numId="92" w16cid:durableId="289289876">
    <w:abstractNumId w:val="6"/>
  </w:num>
  <w:num w:numId="93" w16cid:durableId="349258247">
    <w:abstractNumId w:val="55"/>
  </w:num>
  <w:num w:numId="94" w16cid:durableId="512114773">
    <w:abstractNumId w:val="59"/>
  </w:num>
  <w:num w:numId="95" w16cid:durableId="1372193193">
    <w:abstractNumId w:val="77"/>
  </w:num>
  <w:num w:numId="96" w16cid:durableId="458573483">
    <w:abstractNumId w:val="54"/>
  </w:num>
  <w:num w:numId="97" w16cid:durableId="1806850259">
    <w:abstractNumId w:val="62"/>
  </w:num>
  <w:num w:numId="98" w16cid:durableId="1949117156">
    <w:abstractNumId w:val="40"/>
  </w:num>
  <w:num w:numId="99" w16cid:durableId="741954421">
    <w:abstractNumId w:val="89"/>
  </w:num>
  <w:num w:numId="100" w16cid:durableId="577980170">
    <w:abstractNumId w:val="1"/>
  </w:num>
  <w:num w:numId="101" w16cid:durableId="412972781">
    <w:abstractNumId w:val="42"/>
  </w:num>
  <w:numIdMacAtCleanup w:val="22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Cyril Wisa">
    <w15:presenceInfo w15:providerId="Windows Live" w15:userId="2a603bd6fe396ee5"/>
  </w15:person>
  <w15:person w15:author="sam cornet">
    <w15:presenceInfo w15:providerId="Windows Live" w15:userId="e4e5f4b4d100e346"/>
  </w15:person>
  <w15:person w15:author="Momo">
    <w15:presenceInfo w15:providerId="None" w15:userId="Momo"/>
  </w15:person>
  <w15:person w15:author="Lea MINAKIAN">
    <w15:presenceInfo w15:providerId="AD" w15:userId="S::lea.minakian@etu.u-paris.fr::a8f58cfd-0a8f-4b6b-8112-ffa644411a5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isplayBackgroundShape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08"/>
  <w:hyphenationZone w:val="425"/>
  <w:drawingGridHorizontalSpacing w:val="181"/>
  <w:drawingGridVerticalSpacing w:val="181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72A"/>
    <w:rsid w:val="00001F63"/>
    <w:rsid w:val="00007A81"/>
    <w:rsid w:val="00013FF8"/>
    <w:rsid w:val="00020196"/>
    <w:rsid w:val="000314C9"/>
    <w:rsid w:val="00041BEB"/>
    <w:rsid w:val="00051DB4"/>
    <w:rsid w:val="00053B14"/>
    <w:rsid w:val="000557F1"/>
    <w:rsid w:val="000646D3"/>
    <w:rsid w:val="00066944"/>
    <w:rsid w:val="00071A09"/>
    <w:rsid w:val="00074C87"/>
    <w:rsid w:val="00084AB9"/>
    <w:rsid w:val="000874AC"/>
    <w:rsid w:val="00090347"/>
    <w:rsid w:val="000970BA"/>
    <w:rsid w:val="000A7ECF"/>
    <w:rsid w:val="000B1805"/>
    <w:rsid w:val="000B2D95"/>
    <w:rsid w:val="000C145D"/>
    <w:rsid w:val="000C17E0"/>
    <w:rsid w:val="000E44F6"/>
    <w:rsid w:val="000F6491"/>
    <w:rsid w:val="000F7278"/>
    <w:rsid w:val="00101880"/>
    <w:rsid w:val="001206FF"/>
    <w:rsid w:val="00132251"/>
    <w:rsid w:val="00132FC0"/>
    <w:rsid w:val="00143E73"/>
    <w:rsid w:val="00150215"/>
    <w:rsid w:val="00151175"/>
    <w:rsid w:val="00153EB8"/>
    <w:rsid w:val="0015718D"/>
    <w:rsid w:val="00163E1F"/>
    <w:rsid w:val="001650EA"/>
    <w:rsid w:val="00165251"/>
    <w:rsid w:val="0016770A"/>
    <w:rsid w:val="0017160B"/>
    <w:rsid w:val="00180538"/>
    <w:rsid w:val="00183348"/>
    <w:rsid w:val="00195734"/>
    <w:rsid w:val="00196CDD"/>
    <w:rsid w:val="001B00D2"/>
    <w:rsid w:val="001B06A0"/>
    <w:rsid w:val="001B1263"/>
    <w:rsid w:val="001B48D0"/>
    <w:rsid w:val="001C029E"/>
    <w:rsid w:val="001C0307"/>
    <w:rsid w:val="001C253B"/>
    <w:rsid w:val="001C483F"/>
    <w:rsid w:val="001D1211"/>
    <w:rsid w:val="001D1600"/>
    <w:rsid w:val="001D3225"/>
    <w:rsid w:val="001E0E93"/>
    <w:rsid w:val="001E1AA7"/>
    <w:rsid w:val="001E4E2A"/>
    <w:rsid w:val="001F4DFB"/>
    <w:rsid w:val="00207A0C"/>
    <w:rsid w:val="00212719"/>
    <w:rsid w:val="002141BA"/>
    <w:rsid w:val="00215588"/>
    <w:rsid w:val="00216D8E"/>
    <w:rsid w:val="00221189"/>
    <w:rsid w:val="002221F4"/>
    <w:rsid w:val="00223991"/>
    <w:rsid w:val="00237CFB"/>
    <w:rsid w:val="002469D9"/>
    <w:rsid w:val="0026797D"/>
    <w:rsid w:val="00273FCB"/>
    <w:rsid w:val="00274CAA"/>
    <w:rsid w:val="00277383"/>
    <w:rsid w:val="00280A31"/>
    <w:rsid w:val="002829CD"/>
    <w:rsid w:val="00284E25"/>
    <w:rsid w:val="00295A6D"/>
    <w:rsid w:val="002A0CD9"/>
    <w:rsid w:val="002A29AC"/>
    <w:rsid w:val="002B1B7D"/>
    <w:rsid w:val="002B40E5"/>
    <w:rsid w:val="002C092D"/>
    <w:rsid w:val="002C0FB1"/>
    <w:rsid w:val="002C1C62"/>
    <w:rsid w:val="002C2470"/>
    <w:rsid w:val="002C3106"/>
    <w:rsid w:val="002C3168"/>
    <w:rsid w:val="002C36ED"/>
    <w:rsid w:val="002C378F"/>
    <w:rsid w:val="002D2E80"/>
    <w:rsid w:val="002D5747"/>
    <w:rsid w:val="002E2695"/>
    <w:rsid w:val="002F3465"/>
    <w:rsid w:val="00307226"/>
    <w:rsid w:val="00312D81"/>
    <w:rsid w:val="003136E0"/>
    <w:rsid w:val="0031687A"/>
    <w:rsid w:val="00316E98"/>
    <w:rsid w:val="003222EA"/>
    <w:rsid w:val="00324D3D"/>
    <w:rsid w:val="00325244"/>
    <w:rsid w:val="003337BB"/>
    <w:rsid w:val="003340B4"/>
    <w:rsid w:val="00335BC9"/>
    <w:rsid w:val="00335C8B"/>
    <w:rsid w:val="00336F68"/>
    <w:rsid w:val="00343196"/>
    <w:rsid w:val="0034719C"/>
    <w:rsid w:val="00355B43"/>
    <w:rsid w:val="00363ABC"/>
    <w:rsid w:val="0036746C"/>
    <w:rsid w:val="00370EC6"/>
    <w:rsid w:val="0037496F"/>
    <w:rsid w:val="00374EB9"/>
    <w:rsid w:val="00380D66"/>
    <w:rsid w:val="00384059"/>
    <w:rsid w:val="00391A4E"/>
    <w:rsid w:val="00394179"/>
    <w:rsid w:val="00395A2E"/>
    <w:rsid w:val="003B0176"/>
    <w:rsid w:val="003B40D5"/>
    <w:rsid w:val="003E06BE"/>
    <w:rsid w:val="003E5A87"/>
    <w:rsid w:val="003E60B7"/>
    <w:rsid w:val="003F3D10"/>
    <w:rsid w:val="003F522C"/>
    <w:rsid w:val="0040556A"/>
    <w:rsid w:val="00407989"/>
    <w:rsid w:val="00411B94"/>
    <w:rsid w:val="00415151"/>
    <w:rsid w:val="00425319"/>
    <w:rsid w:val="00426A93"/>
    <w:rsid w:val="0044159A"/>
    <w:rsid w:val="00447037"/>
    <w:rsid w:val="004545CE"/>
    <w:rsid w:val="00470DF5"/>
    <w:rsid w:val="00473C42"/>
    <w:rsid w:val="00485A13"/>
    <w:rsid w:val="004866CE"/>
    <w:rsid w:val="00486991"/>
    <w:rsid w:val="004879A2"/>
    <w:rsid w:val="00490302"/>
    <w:rsid w:val="004A1AE6"/>
    <w:rsid w:val="004B221C"/>
    <w:rsid w:val="004B6159"/>
    <w:rsid w:val="004C21D8"/>
    <w:rsid w:val="004C35EF"/>
    <w:rsid w:val="004C4791"/>
    <w:rsid w:val="004C6D8C"/>
    <w:rsid w:val="004D002B"/>
    <w:rsid w:val="004D24C2"/>
    <w:rsid w:val="004D4BB6"/>
    <w:rsid w:val="004F3534"/>
    <w:rsid w:val="004F54C3"/>
    <w:rsid w:val="004F6BE4"/>
    <w:rsid w:val="004F6CE8"/>
    <w:rsid w:val="004F7474"/>
    <w:rsid w:val="00506CED"/>
    <w:rsid w:val="00507B88"/>
    <w:rsid w:val="00513102"/>
    <w:rsid w:val="00515122"/>
    <w:rsid w:val="00516CF1"/>
    <w:rsid w:val="005313F9"/>
    <w:rsid w:val="005378FC"/>
    <w:rsid w:val="005507AE"/>
    <w:rsid w:val="00551EDE"/>
    <w:rsid w:val="00556D48"/>
    <w:rsid w:val="00557231"/>
    <w:rsid w:val="00562FA1"/>
    <w:rsid w:val="00563D97"/>
    <w:rsid w:val="00566E72"/>
    <w:rsid w:val="005723AD"/>
    <w:rsid w:val="005736AE"/>
    <w:rsid w:val="00573E4E"/>
    <w:rsid w:val="005745CB"/>
    <w:rsid w:val="0057605E"/>
    <w:rsid w:val="00592E8C"/>
    <w:rsid w:val="0059350C"/>
    <w:rsid w:val="00594552"/>
    <w:rsid w:val="005976DF"/>
    <w:rsid w:val="005A143F"/>
    <w:rsid w:val="005A153F"/>
    <w:rsid w:val="005A25F0"/>
    <w:rsid w:val="005A6C39"/>
    <w:rsid w:val="005B725F"/>
    <w:rsid w:val="005C5E9D"/>
    <w:rsid w:val="005C6151"/>
    <w:rsid w:val="005C6C9D"/>
    <w:rsid w:val="005C76EE"/>
    <w:rsid w:val="005D40AE"/>
    <w:rsid w:val="005D4268"/>
    <w:rsid w:val="005E1E26"/>
    <w:rsid w:val="005F47B0"/>
    <w:rsid w:val="005F4D81"/>
    <w:rsid w:val="005F708D"/>
    <w:rsid w:val="005F7A9E"/>
    <w:rsid w:val="00601DEF"/>
    <w:rsid w:val="00606B6C"/>
    <w:rsid w:val="00615089"/>
    <w:rsid w:val="006277AC"/>
    <w:rsid w:val="0063186A"/>
    <w:rsid w:val="00632599"/>
    <w:rsid w:val="006326E0"/>
    <w:rsid w:val="00634DA2"/>
    <w:rsid w:val="00640B0E"/>
    <w:rsid w:val="00645912"/>
    <w:rsid w:val="0064739B"/>
    <w:rsid w:val="00647DE7"/>
    <w:rsid w:val="006526E3"/>
    <w:rsid w:val="00652B16"/>
    <w:rsid w:val="00653890"/>
    <w:rsid w:val="0065656A"/>
    <w:rsid w:val="006607E8"/>
    <w:rsid w:val="006607E9"/>
    <w:rsid w:val="00674FE0"/>
    <w:rsid w:val="006750E2"/>
    <w:rsid w:val="00684B60"/>
    <w:rsid w:val="006859B1"/>
    <w:rsid w:val="00691D40"/>
    <w:rsid w:val="00692A12"/>
    <w:rsid w:val="00692C74"/>
    <w:rsid w:val="006954A2"/>
    <w:rsid w:val="00696EA1"/>
    <w:rsid w:val="00697594"/>
    <w:rsid w:val="006B6688"/>
    <w:rsid w:val="006C69E3"/>
    <w:rsid w:val="006D0A8B"/>
    <w:rsid w:val="006E1DC7"/>
    <w:rsid w:val="006E1ED7"/>
    <w:rsid w:val="006F1C5C"/>
    <w:rsid w:val="006F61F5"/>
    <w:rsid w:val="00700211"/>
    <w:rsid w:val="00703F95"/>
    <w:rsid w:val="00704809"/>
    <w:rsid w:val="00704B24"/>
    <w:rsid w:val="007165AC"/>
    <w:rsid w:val="00720F33"/>
    <w:rsid w:val="007214CD"/>
    <w:rsid w:val="00727976"/>
    <w:rsid w:val="0074597C"/>
    <w:rsid w:val="007568AE"/>
    <w:rsid w:val="00761BBD"/>
    <w:rsid w:val="0076517A"/>
    <w:rsid w:val="0076622A"/>
    <w:rsid w:val="00780D35"/>
    <w:rsid w:val="007868BA"/>
    <w:rsid w:val="007871EA"/>
    <w:rsid w:val="00792C33"/>
    <w:rsid w:val="00796FC7"/>
    <w:rsid w:val="007A5185"/>
    <w:rsid w:val="007C16F2"/>
    <w:rsid w:val="007C27E7"/>
    <w:rsid w:val="007C7E74"/>
    <w:rsid w:val="007D448A"/>
    <w:rsid w:val="007D748F"/>
    <w:rsid w:val="007E1705"/>
    <w:rsid w:val="007E28AA"/>
    <w:rsid w:val="007E5CD2"/>
    <w:rsid w:val="008032BB"/>
    <w:rsid w:val="0080492D"/>
    <w:rsid w:val="0080589E"/>
    <w:rsid w:val="0081234D"/>
    <w:rsid w:val="00813351"/>
    <w:rsid w:val="00814324"/>
    <w:rsid w:val="00823965"/>
    <w:rsid w:val="0083129F"/>
    <w:rsid w:val="008327B2"/>
    <w:rsid w:val="00834B5D"/>
    <w:rsid w:val="008364B3"/>
    <w:rsid w:val="00837617"/>
    <w:rsid w:val="00837938"/>
    <w:rsid w:val="00855D83"/>
    <w:rsid w:val="00857275"/>
    <w:rsid w:val="008577FC"/>
    <w:rsid w:val="00865EB0"/>
    <w:rsid w:val="00867277"/>
    <w:rsid w:val="008710A9"/>
    <w:rsid w:val="0087429D"/>
    <w:rsid w:val="00881A1D"/>
    <w:rsid w:val="008841DD"/>
    <w:rsid w:val="0088636D"/>
    <w:rsid w:val="008A0C9D"/>
    <w:rsid w:val="008A79A9"/>
    <w:rsid w:val="008B55AA"/>
    <w:rsid w:val="008C2F52"/>
    <w:rsid w:val="008C5C44"/>
    <w:rsid w:val="008C7ACE"/>
    <w:rsid w:val="008D742F"/>
    <w:rsid w:val="008E0347"/>
    <w:rsid w:val="008F6CE4"/>
    <w:rsid w:val="009034F6"/>
    <w:rsid w:val="009100F0"/>
    <w:rsid w:val="0091628F"/>
    <w:rsid w:val="00921554"/>
    <w:rsid w:val="00930C1D"/>
    <w:rsid w:val="00932245"/>
    <w:rsid w:val="009332C5"/>
    <w:rsid w:val="00937C38"/>
    <w:rsid w:val="00943908"/>
    <w:rsid w:val="00944756"/>
    <w:rsid w:val="00966BD7"/>
    <w:rsid w:val="00974E5C"/>
    <w:rsid w:val="00980176"/>
    <w:rsid w:val="00985861"/>
    <w:rsid w:val="00996542"/>
    <w:rsid w:val="00997444"/>
    <w:rsid w:val="009A129A"/>
    <w:rsid w:val="009A5DD3"/>
    <w:rsid w:val="009A6F99"/>
    <w:rsid w:val="009B4A42"/>
    <w:rsid w:val="009B774B"/>
    <w:rsid w:val="009C45E4"/>
    <w:rsid w:val="009C5A9C"/>
    <w:rsid w:val="009C7058"/>
    <w:rsid w:val="009D080F"/>
    <w:rsid w:val="009D296B"/>
    <w:rsid w:val="009E11FB"/>
    <w:rsid w:val="009E1439"/>
    <w:rsid w:val="009E3DE1"/>
    <w:rsid w:val="009E3F20"/>
    <w:rsid w:val="009E71B2"/>
    <w:rsid w:val="009F6C65"/>
    <w:rsid w:val="009F6D2F"/>
    <w:rsid w:val="009F77E0"/>
    <w:rsid w:val="00A01E36"/>
    <w:rsid w:val="00A07A85"/>
    <w:rsid w:val="00A13063"/>
    <w:rsid w:val="00A17FC1"/>
    <w:rsid w:val="00A208BA"/>
    <w:rsid w:val="00A22B4F"/>
    <w:rsid w:val="00A27757"/>
    <w:rsid w:val="00A3388F"/>
    <w:rsid w:val="00A3576F"/>
    <w:rsid w:val="00A51C2A"/>
    <w:rsid w:val="00A609C5"/>
    <w:rsid w:val="00A6246F"/>
    <w:rsid w:val="00A64556"/>
    <w:rsid w:val="00A70931"/>
    <w:rsid w:val="00A733B4"/>
    <w:rsid w:val="00A81E65"/>
    <w:rsid w:val="00A82680"/>
    <w:rsid w:val="00A9128D"/>
    <w:rsid w:val="00A95A9B"/>
    <w:rsid w:val="00AA40F2"/>
    <w:rsid w:val="00AB0079"/>
    <w:rsid w:val="00AB39A0"/>
    <w:rsid w:val="00AB3BFF"/>
    <w:rsid w:val="00AB557D"/>
    <w:rsid w:val="00AC3E79"/>
    <w:rsid w:val="00AC4C83"/>
    <w:rsid w:val="00AD1834"/>
    <w:rsid w:val="00AD2E2F"/>
    <w:rsid w:val="00AD36D2"/>
    <w:rsid w:val="00AE0CAC"/>
    <w:rsid w:val="00AE517D"/>
    <w:rsid w:val="00AE75C1"/>
    <w:rsid w:val="00AE7A07"/>
    <w:rsid w:val="00AF69A9"/>
    <w:rsid w:val="00B00AF7"/>
    <w:rsid w:val="00B10D21"/>
    <w:rsid w:val="00B11CED"/>
    <w:rsid w:val="00B15163"/>
    <w:rsid w:val="00B16533"/>
    <w:rsid w:val="00B235D8"/>
    <w:rsid w:val="00B34EB3"/>
    <w:rsid w:val="00B37AD2"/>
    <w:rsid w:val="00B4046E"/>
    <w:rsid w:val="00B4197A"/>
    <w:rsid w:val="00B6598E"/>
    <w:rsid w:val="00B6615D"/>
    <w:rsid w:val="00B72036"/>
    <w:rsid w:val="00B76A32"/>
    <w:rsid w:val="00B860CE"/>
    <w:rsid w:val="00B87682"/>
    <w:rsid w:val="00B90A32"/>
    <w:rsid w:val="00B91FE3"/>
    <w:rsid w:val="00B960BE"/>
    <w:rsid w:val="00BA1D49"/>
    <w:rsid w:val="00BB0D68"/>
    <w:rsid w:val="00BB3264"/>
    <w:rsid w:val="00BB532B"/>
    <w:rsid w:val="00BC1E23"/>
    <w:rsid w:val="00BC1F9D"/>
    <w:rsid w:val="00BC372A"/>
    <w:rsid w:val="00BC6B7F"/>
    <w:rsid w:val="00BC701A"/>
    <w:rsid w:val="00BC751B"/>
    <w:rsid w:val="00BD1A1B"/>
    <w:rsid w:val="00BD41FE"/>
    <w:rsid w:val="00BE589B"/>
    <w:rsid w:val="00BE7D24"/>
    <w:rsid w:val="00C0312A"/>
    <w:rsid w:val="00C0550C"/>
    <w:rsid w:val="00C1350C"/>
    <w:rsid w:val="00C20486"/>
    <w:rsid w:val="00C2453D"/>
    <w:rsid w:val="00C366E1"/>
    <w:rsid w:val="00C42DB1"/>
    <w:rsid w:val="00C43B00"/>
    <w:rsid w:val="00C45A00"/>
    <w:rsid w:val="00C465CE"/>
    <w:rsid w:val="00C50F7E"/>
    <w:rsid w:val="00C55B93"/>
    <w:rsid w:val="00C641DE"/>
    <w:rsid w:val="00C67AE7"/>
    <w:rsid w:val="00C67DBF"/>
    <w:rsid w:val="00C727CD"/>
    <w:rsid w:val="00C818F6"/>
    <w:rsid w:val="00C85B3D"/>
    <w:rsid w:val="00C942AD"/>
    <w:rsid w:val="00CA5217"/>
    <w:rsid w:val="00CB5DD5"/>
    <w:rsid w:val="00CC0221"/>
    <w:rsid w:val="00CC3AE0"/>
    <w:rsid w:val="00CC5178"/>
    <w:rsid w:val="00CC6FC8"/>
    <w:rsid w:val="00CD570C"/>
    <w:rsid w:val="00CD6C3D"/>
    <w:rsid w:val="00CE2136"/>
    <w:rsid w:val="00CE3FA2"/>
    <w:rsid w:val="00CF3119"/>
    <w:rsid w:val="00D030AC"/>
    <w:rsid w:val="00D13B47"/>
    <w:rsid w:val="00D149DC"/>
    <w:rsid w:val="00D26309"/>
    <w:rsid w:val="00D34C86"/>
    <w:rsid w:val="00D37CA2"/>
    <w:rsid w:val="00D41474"/>
    <w:rsid w:val="00D4706C"/>
    <w:rsid w:val="00D47F17"/>
    <w:rsid w:val="00D57C41"/>
    <w:rsid w:val="00D640FA"/>
    <w:rsid w:val="00D66603"/>
    <w:rsid w:val="00D670BA"/>
    <w:rsid w:val="00D74E5D"/>
    <w:rsid w:val="00D83EE6"/>
    <w:rsid w:val="00D93CC6"/>
    <w:rsid w:val="00D97F44"/>
    <w:rsid w:val="00DA053C"/>
    <w:rsid w:val="00DA09C3"/>
    <w:rsid w:val="00DA1CE0"/>
    <w:rsid w:val="00DA1E8F"/>
    <w:rsid w:val="00DA382B"/>
    <w:rsid w:val="00DB0B53"/>
    <w:rsid w:val="00DC2472"/>
    <w:rsid w:val="00DE579E"/>
    <w:rsid w:val="00DF276E"/>
    <w:rsid w:val="00DF2A7E"/>
    <w:rsid w:val="00DF2F1C"/>
    <w:rsid w:val="00DF5F4A"/>
    <w:rsid w:val="00E02C71"/>
    <w:rsid w:val="00E11748"/>
    <w:rsid w:val="00E13CF3"/>
    <w:rsid w:val="00E144D7"/>
    <w:rsid w:val="00E2790D"/>
    <w:rsid w:val="00E30F0D"/>
    <w:rsid w:val="00E41970"/>
    <w:rsid w:val="00E41DDE"/>
    <w:rsid w:val="00E430E8"/>
    <w:rsid w:val="00E51251"/>
    <w:rsid w:val="00E52510"/>
    <w:rsid w:val="00E529E2"/>
    <w:rsid w:val="00E60A50"/>
    <w:rsid w:val="00E70BB1"/>
    <w:rsid w:val="00E716AA"/>
    <w:rsid w:val="00E73C01"/>
    <w:rsid w:val="00E946A9"/>
    <w:rsid w:val="00EC073E"/>
    <w:rsid w:val="00EC1060"/>
    <w:rsid w:val="00ED2688"/>
    <w:rsid w:val="00ED2A1E"/>
    <w:rsid w:val="00ED2FCB"/>
    <w:rsid w:val="00ED4AC3"/>
    <w:rsid w:val="00ED5E5B"/>
    <w:rsid w:val="00EE07E0"/>
    <w:rsid w:val="00EE29A1"/>
    <w:rsid w:val="00EE32D8"/>
    <w:rsid w:val="00EF48A0"/>
    <w:rsid w:val="00EF51E1"/>
    <w:rsid w:val="00EF7E4E"/>
    <w:rsid w:val="00F03043"/>
    <w:rsid w:val="00F03A1C"/>
    <w:rsid w:val="00F05E72"/>
    <w:rsid w:val="00F07598"/>
    <w:rsid w:val="00F153ED"/>
    <w:rsid w:val="00F23066"/>
    <w:rsid w:val="00F3306B"/>
    <w:rsid w:val="00F35CBC"/>
    <w:rsid w:val="00F453F9"/>
    <w:rsid w:val="00F46214"/>
    <w:rsid w:val="00F473E4"/>
    <w:rsid w:val="00F7272A"/>
    <w:rsid w:val="00F7486B"/>
    <w:rsid w:val="00F77B65"/>
    <w:rsid w:val="00F85967"/>
    <w:rsid w:val="00F90F44"/>
    <w:rsid w:val="00F910E6"/>
    <w:rsid w:val="00F93385"/>
    <w:rsid w:val="00FA0320"/>
    <w:rsid w:val="00FB6D7E"/>
    <w:rsid w:val="00FC1299"/>
    <w:rsid w:val="00FC4AE8"/>
    <w:rsid w:val="00FC679D"/>
    <w:rsid w:val="00FC7C1A"/>
    <w:rsid w:val="00FE1E0E"/>
    <w:rsid w:val="00FE7A64"/>
    <w:rsid w:val="00FF2A5F"/>
    <w:rsid w:val="00FF3024"/>
    <w:rsid w:val="00FF3AF3"/>
    <w:rsid w:val="00FF6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910993F"/>
  <w15:docId w15:val="{87017902-5949-FF48-B524-94E8B227C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atter" w:eastAsia="Calibri" w:hAnsi="Matter" w:cs="Times New Roman (Corps CS)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</w:latentStyles>
  <w:style w:type="paragraph" w:default="1" w:styleId="Normal">
    <w:name w:val="Normal"/>
    <w:aliases w:val="Texte Redactionnel - Diploma"/>
    <w:qFormat/>
    <w:rsid w:val="008327B2"/>
    <w:pPr>
      <w:spacing w:line="257" w:lineRule="auto"/>
      <w:jc w:val="center"/>
    </w:pPr>
    <w:rPr>
      <w:color w:val="000000"/>
      <w:sz w:val="18"/>
      <w:szCs w:val="36"/>
    </w:rPr>
  </w:style>
  <w:style w:type="paragraph" w:styleId="Titre1">
    <w:name w:val="heading 1"/>
    <w:next w:val="Normal"/>
    <w:link w:val="Titre1Car"/>
    <w:qFormat/>
    <w:rsid w:val="009D080F"/>
    <w:pPr>
      <w:keepNext/>
      <w:keepLines/>
      <w:spacing w:line="259" w:lineRule="auto"/>
      <w:ind w:right="2740"/>
      <w:jc w:val="right"/>
      <w:outlineLvl w:val="0"/>
    </w:pPr>
    <w:rPr>
      <w:rFonts w:ascii="Calibri" w:hAnsi="Calibri" w:cs="Calibri"/>
      <w:color w:val="BAE8C4"/>
      <w:sz w:val="40"/>
      <w:szCs w:val="3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rsid w:val="00B90A32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link w:val="En-tte"/>
    <w:rsid w:val="00B90A32"/>
    <w:rPr>
      <w:sz w:val="18"/>
      <w:szCs w:val="18"/>
    </w:rPr>
  </w:style>
  <w:style w:type="paragraph" w:styleId="Pieddepage">
    <w:name w:val="footer"/>
    <w:basedOn w:val="Normal"/>
    <w:link w:val="PieddepageCar"/>
    <w:rsid w:val="00B90A32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link w:val="Pieddepage"/>
    <w:rsid w:val="00B90A32"/>
    <w:rPr>
      <w:sz w:val="18"/>
      <w:szCs w:val="18"/>
    </w:rPr>
  </w:style>
  <w:style w:type="table" w:styleId="Grilledutableau">
    <w:name w:val="Table Grid"/>
    <w:basedOn w:val="TableauNormal"/>
    <w:rsid w:val="00F35C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qFormat/>
    <w:rsid w:val="00615089"/>
    <w:pPr>
      <w:ind w:left="720"/>
      <w:contextualSpacing/>
    </w:pPr>
  </w:style>
  <w:style w:type="character" w:customStyle="1" w:styleId="Titre1Car">
    <w:name w:val="Titre 1 Car"/>
    <w:link w:val="Titre1"/>
    <w:rsid w:val="009D080F"/>
    <w:rPr>
      <w:rFonts w:ascii="Calibri" w:eastAsia="Calibri" w:hAnsi="Calibri" w:cs="Calibri"/>
      <w:color w:val="BAE8C4"/>
      <w:sz w:val="40"/>
      <w:lang w:eastAsia="fr-FR"/>
    </w:rPr>
  </w:style>
  <w:style w:type="paragraph" w:styleId="Rvision">
    <w:name w:val="Revision"/>
    <w:hidden/>
    <w:rsid w:val="00425319"/>
    <w:pPr>
      <w:spacing w:line="257" w:lineRule="auto"/>
      <w:jc w:val="center"/>
    </w:pPr>
    <w:rPr>
      <w:color w:val="000000"/>
      <w:sz w:val="18"/>
      <w:szCs w:val="18"/>
    </w:rPr>
  </w:style>
  <w:style w:type="paragraph" w:customStyle="1" w:styleId="TitreBleu-Diploma">
    <w:name w:val="Titre Bleu - Diploma"/>
    <w:basedOn w:val="Normal"/>
    <w:autoRedefine/>
    <w:rsid w:val="00183348"/>
    <w:pPr>
      <w:spacing w:line="240" w:lineRule="auto"/>
      <w:ind w:left="284" w:right="-283"/>
    </w:pPr>
    <w:rPr>
      <w:rFonts w:ascii="Matter Medium" w:hAnsi="Matter Medium"/>
      <w:noProof/>
      <w:color w:val="53ACDB"/>
      <w:sz w:val="32"/>
      <w:szCs w:val="32"/>
    </w:rPr>
  </w:style>
  <w:style w:type="paragraph" w:customStyle="1" w:styleId="TitreVert-Diploma">
    <w:name w:val="Titre Vert - Diploma"/>
    <w:basedOn w:val="Titre1"/>
    <w:autoRedefine/>
    <w:rsid w:val="00EF7E4E"/>
    <w:pPr>
      <w:ind w:right="0"/>
      <w:jc w:val="center"/>
    </w:pPr>
    <w:rPr>
      <w:rFonts w:ascii="Matter Medium" w:hAnsi="Matter Medium"/>
      <w:color w:val="A6A6A6"/>
      <w:sz w:val="32"/>
      <w:szCs w:val="32"/>
    </w:rPr>
  </w:style>
  <w:style w:type="paragraph" w:customStyle="1" w:styleId="TitreUE-Diploma">
    <w:name w:val="Titre UE - Diploma"/>
    <w:basedOn w:val="Normal"/>
    <w:rsid w:val="00834B5D"/>
    <w:pPr>
      <w:spacing w:line="240" w:lineRule="auto"/>
    </w:pPr>
    <w:rPr>
      <w:rFonts w:ascii="Matter Medium" w:hAnsi="Matter Medium" w:cs="Calibri"/>
      <w:color w:val="241E3F"/>
      <w:sz w:val="44"/>
      <w:szCs w:val="21"/>
    </w:rPr>
  </w:style>
  <w:style w:type="paragraph" w:customStyle="1" w:styleId="TitrePlan-Diploma">
    <w:name w:val="Titre Plan - Diploma"/>
    <w:basedOn w:val="Paragraphedeliste"/>
    <w:autoRedefine/>
    <w:rsid w:val="00974E5C"/>
    <w:pPr>
      <w:numPr>
        <w:numId w:val="4"/>
      </w:numPr>
      <w:spacing w:line="480" w:lineRule="auto"/>
      <w:ind w:right="74"/>
      <w:jc w:val="left"/>
    </w:pPr>
    <w:rPr>
      <w:rFonts w:ascii="Matter SemiBold" w:hAnsi="Matter SemiBold" w:cs="Calibri"/>
      <w:bCs/>
      <w:sz w:val="20"/>
      <w:szCs w:val="18"/>
    </w:rPr>
  </w:style>
  <w:style w:type="paragraph" w:customStyle="1" w:styleId="DtailTitreplan-Diploma">
    <w:name w:val="Détail Titre plan - Diploma"/>
    <w:basedOn w:val="Paragraphedeliste"/>
    <w:autoRedefine/>
    <w:rsid w:val="00BC701A"/>
    <w:pPr>
      <w:numPr>
        <w:numId w:val="1"/>
      </w:numPr>
      <w:spacing w:line="240" w:lineRule="auto"/>
      <w:ind w:right="74"/>
    </w:pPr>
    <w:rPr>
      <w:rFonts w:cs="Calibri"/>
      <w:sz w:val="20"/>
      <w:szCs w:val="18"/>
    </w:rPr>
  </w:style>
  <w:style w:type="numbering" w:customStyle="1" w:styleId="Diploma">
    <w:name w:val="Diploma"/>
    <w:rsid w:val="00B860CE"/>
    <w:pPr>
      <w:numPr>
        <w:numId w:val="2"/>
      </w:numPr>
    </w:pPr>
  </w:style>
  <w:style w:type="character" w:styleId="Numrodepage">
    <w:name w:val="page number"/>
    <w:basedOn w:val="Policepardfaut"/>
    <w:rsid w:val="004D002B"/>
  </w:style>
  <w:style w:type="paragraph" w:customStyle="1" w:styleId="TitreBlanc-Diploma">
    <w:name w:val="Titre Blanc - Diploma"/>
    <w:basedOn w:val="Paragraphedeliste"/>
    <w:rsid w:val="001C029E"/>
    <w:pPr>
      <w:tabs>
        <w:tab w:val="left" w:pos="7066"/>
      </w:tabs>
      <w:ind w:hanging="380"/>
    </w:pPr>
    <w:rPr>
      <w:b/>
      <w:bCs/>
      <w:color w:val="F2F2F2"/>
    </w:rPr>
  </w:style>
  <w:style w:type="paragraph" w:customStyle="1" w:styleId="TitreBlancPartie-Diploma">
    <w:name w:val="Titre Blanc Partie - Diploma"/>
    <w:basedOn w:val="Paragraphedeliste"/>
    <w:autoRedefine/>
    <w:rsid w:val="00053B14"/>
    <w:pPr>
      <w:numPr>
        <w:numId w:val="3"/>
      </w:numPr>
      <w:tabs>
        <w:tab w:val="left" w:pos="7066"/>
      </w:tabs>
    </w:pPr>
    <w:rPr>
      <w:b/>
      <w:bCs/>
      <w:color w:val="F2F2F2"/>
    </w:rPr>
  </w:style>
  <w:style w:type="paragraph" w:customStyle="1" w:styleId="Cours">
    <w:name w:val="Cours"/>
    <w:basedOn w:val="Paragraphedeliste"/>
    <w:autoRedefine/>
    <w:rsid w:val="004D24C2"/>
    <w:pPr>
      <w:ind w:left="360"/>
    </w:pPr>
  </w:style>
  <w:style w:type="table" w:customStyle="1" w:styleId="Style1">
    <w:name w:val="Style1"/>
    <w:basedOn w:val="TableauNormal"/>
    <w:rsid w:val="00EE32D8"/>
    <w:tblPr/>
  </w:style>
  <w:style w:type="paragraph" w:customStyle="1" w:styleId="Corps">
    <w:name w:val="Corps"/>
    <w:rsid w:val="00D74E5D"/>
    <w:rPr>
      <w:rFonts w:ascii="Helvetica Neue" w:eastAsia="Arial Unicode MS" w:hAnsi="Helvetica Neue" w:cs="Arial Unicode MS"/>
      <w:color w:val="000000"/>
      <w:sz w:val="18"/>
      <w:szCs w:val="18"/>
    </w:rPr>
  </w:style>
  <w:style w:type="character" w:customStyle="1" w:styleId="Aucun">
    <w:name w:val="Aucun"/>
    <w:rsid w:val="000874AC"/>
  </w:style>
  <w:style w:type="character" w:customStyle="1" w:styleId="apple-converted-space">
    <w:name w:val="apple-converted-space"/>
    <w:basedOn w:val="Policepardfaut"/>
    <w:rsid w:val="0064739B"/>
  </w:style>
  <w:style w:type="character" w:styleId="Lienhypertexte">
    <w:name w:val="Hyperlink"/>
    <w:rsid w:val="0064739B"/>
    <w:rPr>
      <w:color w:val="0000FF"/>
      <w:u w:val="single"/>
    </w:rPr>
  </w:style>
  <w:style w:type="paragraph" w:styleId="NormalWeb">
    <w:name w:val="Normal (Web)"/>
    <w:basedOn w:val="Normal"/>
    <w:rsid w:val="00867277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Default">
    <w:name w:val="Default"/>
    <w:rsid w:val="000C17E0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customStyle="1" w:styleId="p1">
    <w:name w:val="p1"/>
    <w:basedOn w:val="Normal"/>
    <w:rsid w:val="002141BA"/>
    <w:pPr>
      <w:spacing w:line="240" w:lineRule="auto"/>
      <w:jc w:val="left"/>
    </w:pPr>
    <w:rPr>
      <w:rFonts w:ascii="Helvetica" w:eastAsia="Times New Roman" w:hAnsi="Helvetica" w:cs="Times New Roman"/>
      <w:sz w:val="15"/>
      <w:szCs w:val="15"/>
    </w:rPr>
  </w:style>
  <w:style w:type="character" w:customStyle="1" w:styleId="s1">
    <w:name w:val="s1"/>
    <w:basedOn w:val="Policepardfaut"/>
    <w:rsid w:val="002141BA"/>
    <w:rPr>
      <w:rFonts w:ascii="Helvetica" w:hAnsi="Helvetica" w:hint="default"/>
      <w:sz w:val="15"/>
      <w:szCs w:val="15"/>
    </w:rPr>
  </w:style>
  <w:style w:type="character" w:customStyle="1" w:styleId="s2">
    <w:name w:val="s2"/>
    <w:basedOn w:val="Policepardfaut"/>
    <w:rsid w:val="002141BA"/>
    <w:rPr>
      <w:rFonts w:ascii="Helvetica" w:hAnsi="Helvetica" w:hint="default"/>
      <w:sz w:val="14"/>
      <w:szCs w:val="14"/>
    </w:rPr>
  </w:style>
  <w:style w:type="paragraph" w:customStyle="1" w:styleId="p2">
    <w:name w:val="p2"/>
    <w:basedOn w:val="Normal"/>
    <w:rsid w:val="002B1B7D"/>
    <w:pPr>
      <w:spacing w:line="240" w:lineRule="auto"/>
      <w:jc w:val="left"/>
    </w:pPr>
    <w:rPr>
      <w:rFonts w:ascii="Helvetica" w:eastAsia="Times New Roman" w:hAnsi="Helvetica" w:cs="Times New Roman"/>
      <w:sz w:val="19"/>
      <w:szCs w:val="19"/>
    </w:rPr>
  </w:style>
  <w:style w:type="character" w:customStyle="1" w:styleId="s3">
    <w:name w:val="s3"/>
    <w:basedOn w:val="Policepardfaut"/>
    <w:rsid w:val="002B1B7D"/>
    <w:rPr>
      <w:rFonts w:ascii="Helvetica" w:hAnsi="Helvetica" w:hint="default"/>
      <w:sz w:val="18"/>
      <w:szCs w:val="18"/>
    </w:rPr>
  </w:style>
  <w:style w:type="character" w:customStyle="1" w:styleId="s4">
    <w:name w:val="s4"/>
    <w:basedOn w:val="Policepardfaut"/>
    <w:rsid w:val="002B1B7D"/>
    <w:rPr>
      <w:rFonts w:ascii="Helvetica" w:hAnsi="Helvetica" w:hint="default"/>
      <w:sz w:val="18"/>
      <w:szCs w:val="18"/>
    </w:rPr>
  </w:style>
  <w:style w:type="character" w:styleId="lev">
    <w:name w:val="Strong"/>
    <w:basedOn w:val="Policepardfaut"/>
    <w:uiPriority w:val="22"/>
    <w:qFormat/>
    <w:rsid w:val="007002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0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9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2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59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55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63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66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1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6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9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sv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ntTable" Target="fontTable.xml"/><Relationship Id="rId21" Type="http://schemas.openxmlformats.org/officeDocument/2006/relationships/image" Target="media/image14.png"/><Relationship Id="rId34" Type="http://schemas.openxmlformats.org/officeDocument/2006/relationships/header" Target="head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header" Target="header3.xml"/><Relationship Id="rId40" Type="http://schemas.microsoft.com/office/2011/relationships/people" Target="people.xml"/><Relationship Id="rId5" Type="http://schemas.openxmlformats.org/officeDocument/2006/relationships/webSettings" Target="webSettings.xml"/><Relationship Id="rId15" Type="http://schemas.openxmlformats.org/officeDocument/2006/relationships/image" Target="media/image8.sv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header" Target="header2.xml"/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9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8.png"/><Relationship Id="rId1" Type="http://schemas.openxmlformats.org/officeDocument/2006/relationships/image" Target="media/image27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7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2F463CF-7E3B-D744-8F4E-01B23A389D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14</Pages>
  <Words>4312</Words>
  <Characters>23717</Characters>
  <Application>Microsoft Office Word</Application>
  <DocSecurity>0</DocSecurity>
  <Lines>197</Lines>
  <Paragraphs>55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Cyril Wisa</cp:lastModifiedBy>
  <cp:revision>3</cp:revision>
  <cp:lastPrinted>2022-12-27T10:49:00Z</cp:lastPrinted>
  <dcterms:created xsi:type="dcterms:W3CDTF">2025-03-18T20:10:00Z</dcterms:created>
  <dcterms:modified xsi:type="dcterms:W3CDTF">2025-12-28T17:56:00Z</dcterms:modified>
</cp:coreProperties>
</file>